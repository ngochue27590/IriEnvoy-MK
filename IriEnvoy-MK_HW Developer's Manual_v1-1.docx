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Poppins" w:hAnsi="Poppins"/>
          <w:sz w:val="20"/>
          <w:szCs w:val="20"/>
        </w:rPr>
        <w:id w:val="758145235"/>
        <w:docPartObj>
          <w:docPartGallery w:val="Cover Pages"/>
          <w:docPartUnique/>
        </w:docPartObj>
      </w:sdtPr>
      <w:sdtContent>
        <w:p w:rsidR="00AC0496" w:rsidRPr="00F705A3" w:rsidRDefault="0023251D">
          <w:pPr>
            <w:rPr>
              <w:rFonts w:ascii="Poppins" w:hAnsi="Poppins"/>
              <w:sz w:val="20"/>
              <w:szCs w:val="20"/>
              <w:rPrChange w:id="2" w:author="thuyhuynh" w:date="2024-01-05T13:12:00Z">
                <w:rPr/>
              </w:rPrChange>
            </w:rPr>
          </w:pPr>
          <w:ins w:id="3" w:author="thuyhuynh" w:date="2024-01-05T12:49:00Z">
            <w:del w:id="4" w:author="ptdung" w:date="2024-01-05T15:09:00Z">
              <w:r w:rsidRPr="00F705A3" w:rsidDel="008B06F4">
                <w:rPr>
                  <w:rFonts w:ascii="Poppins" w:hAnsi="Poppins" w:cstheme="minorHAnsi"/>
                  <w:noProof/>
                  <w:sz w:val="20"/>
                  <w:szCs w:val="20"/>
                  <w:rPrChange w:id="5" w:author="Unknown">
                    <w:rPr>
                      <w:rFonts w:cstheme="minorHAnsi"/>
                      <w:noProof/>
                    </w:rPr>
                  </w:rPrChange>
                </w:rPr>
                <mc:AlternateContent>
                  <mc:Choice Requires="wps">
                    <w:drawing>
                      <wp:anchor distT="0" distB="0" distL="114300" distR="114300" simplePos="0" relativeHeight="251758592" behindDoc="0" locked="0" layoutInCell="1" allowOverlap="1" wp14:anchorId="2C2F8DB1" wp14:editId="375B794C">
                        <wp:simplePos x="0" y="0"/>
                        <wp:positionH relativeFrom="column">
                          <wp:posOffset>79746</wp:posOffset>
                        </wp:positionH>
                        <wp:positionV relativeFrom="paragraph">
                          <wp:posOffset>-433070</wp:posOffset>
                        </wp:positionV>
                        <wp:extent cx="2518410" cy="245745"/>
                        <wp:effectExtent l="0" t="0" r="0" b="0"/>
                        <wp:wrapNone/>
                        <wp:docPr id="383802113" name="TextBox 10">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E6346DA1-1DF1-3143-B0F9-20D8C34B4B40}"/>
                            </a:ext>
                          </a:extLst>
                        </wp:docPr>
                        <wp:cNvGraphicFramePr/>
                        <a:graphic xmlns:a="http://schemas.openxmlformats.org/drawingml/2006/main">
                          <a:graphicData uri="http://schemas.microsoft.com/office/word/2010/wordprocessingShape">
                            <wps:wsp>
                              <wps:cNvSpPr txBox="1"/>
                              <wps:spPr>
                                <a:xfrm>
                                  <a:off x="0" y="0"/>
                                  <a:ext cx="2518410" cy="245745"/>
                                </a:xfrm>
                                <a:prstGeom prst="rect">
                                  <a:avLst/>
                                </a:prstGeom>
                                <a:noFill/>
                              </wps:spPr>
                              <wps:txbx>
                                <w:txbxContent>
                                  <w:p w:rsidR="0023251D" w:rsidRDefault="0023251D" w:rsidP="004334DF">
                                    <w:pPr>
                                      <w:pStyle w:val="NormalWeb"/>
                                      <w:spacing w:before="0" w:beforeAutospacing="0" w:after="0" w:afterAutospacing="0"/>
                                    </w:pPr>
                                    <w:del w:id="6" w:author="thuyhuynh" w:date="2023-04-20T12:09:00Z">
                                      <w:r w:rsidDel="00606E56">
                                        <w:rPr>
                                          <w:rFonts w:ascii="Poppins" w:hAnsi="Poppins" w:cs="Poppins"/>
                                          <w:kern w:val="24"/>
                                          <w:sz w:val="20"/>
                                          <w:szCs w:val="20"/>
                                        </w:rPr>
                                        <w:delText xml:space="preserve">August </w:delText>
                                      </w:r>
                                    </w:del>
                                    <w:del w:id="7" w:author="ptdung" w:date="2023-12-20T17:32:00Z">
                                      <w:r w:rsidDel="00710730">
                                        <w:rPr>
                                          <w:rFonts w:ascii="Poppins" w:hAnsi="Poppins" w:cs="Poppins"/>
                                          <w:kern w:val="24"/>
                                          <w:sz w:val="20"/>
                                          <w:szCs w:val="20"/>
                                        </w:rPr>
                                        <w:delText>April</w:delText>
                                      </w:r>
                                    </w:del>
                                    <w:ins w:id="8" w:author="thuyhuynh" w:date="2023-04-20T12:09:00Z">
                                      <w:del w:id="9" w:author="ptdung" w:date="2023-12-20T17:32:00Z">
                                        <w:r w:rsidDel="00710730">
                                          <w:rPr>
                                            <w:rFonts w:ascii="Poppins" w:hAnsi="Poppins" w:cs="Poppins"/>
                                            <w:kern w:val="24"/>
                                            <w:sz w:val="20"/>
                                            <w:szCs w:val="20"/>
                                          </w:rPr>
                                          <w:delText xml:space="preserve"> </w:delText>
                                        </w:r>
                                      </w:del>
                                    </w:ins>
                                    <w:ins w:id="10" w:author="ptdung" w:date="2023-12-21T11:29:00Z">
                                      <w:r>
                                        <w:rPr>
                                          <w:rFonts w:ascii="Poppins" w:hAnsi="Poppins" w:cs="Poppins"/>
                                          <w:kern w:val="24"/>
                                          <w:sz w:val="20"/>
                                          <w:szCs w:val="20"/>
                                        </w:rPr>
                                        <w:t>December</w:t>
                                      </w:r>
                                    </w:ins>
                                    <w:ins w:id="11" w:author="ptdung" w:date="2023-12-20T17:32:00Z">
                                      <w:r>
                                        <w:rPr>
                                          <w:rFonts w:ascii="Poppins" w:hAnsi="Poppins" w:cs="Poppins"/>
                                          <w:kern w:val="24"/>
                                          <w:sz w:val="20"/>
                                          <w:szCs w:val="20"/>
                                        </w:rPr>
                                        <w:t xml:space="preserve"> </w:t>
                                      </w:r>
                                    </w:ins>
                                    <w:r>
                                      <w:rPr>
                                        <w:rFonts w:ascii="Poppins" w:hAnsi="Poppins" w:cs="Poppins"/>
                                        <w:kern w:val="24"/>
                                        <w:sz w:val="20"/>
                                        <w:szCs w:val="20"/>
                                      </w:rPr>
                                      <w:t>202</w:t>
                                    </w:r>
                                    <w:ins w:id="12" w:author="thuyhuynh" w:date="2023-04-20T12:09:00Z">
                                      <w:r>
                                        <w:rPr>
                                          <w:rFonts w:ascii="Poppins" w:hAnsi="Poppins" w:cs="Poppins" w:hint="eastAsia"/>
                                          <w:kern w:val="24"/>
                                          <w:sz w:val="20"/>
                                          <w:szCs w:val="20"/>
                                        </w:rPr>
                                        <w:t>3</w:t>
                                      </w:r>
                                    </w:ins>
                                    <w:del w:id="13" w:author="thuyhuynh" w:date="2023-04-20T12:09:00Z">
                                      <w:r w:rsidDel="00606E56">
                                        <w:rPr>
                                          <w:rFonts w:ascii="Poppins" w:hAnsi="Poppins" w:cs="Poppins"/>
                                          <w:kern w:val="24"/>
                                          <w:sz w:val="20"/>
                                          <w:szCs w:val="20"/>
                                        </w:rPr>
                                        <w:delText>1</w:delText>
                                      </w:r>
                                    </w:del>
                                  </w:p>
                                </w:txbxContent>
                              </wps:txbx>
                              <wps:bodyPr wrap="square" rtlCol="0">
                                <a:spAutoFit/>
                              </wps:bodyPr>
                            </wps:wsp>
                          </a:graphicData>
                        </a:graphic>
                      </wp:anchor>
                    </w:drawing>
                  </mc:Choice>
                  <mc:Fallback>
                    <w:pict>
                      <v:shapetype id="_x0000_t202" coordsize="21600,21600" o:spt="202" path="m,l,21600r21600,l21600,xe">
                        <v:stroke joinstyle="miter"/>
                        <v:path gradientshapeok="t" o:connecttype="rect"/>
                      </v:shapetype>
                      <v:shape id="TextBox 10" o:spid="_x0000_s1026" type="#_x0000_t202" style="position:absolute;margin-left:6.3pt;margin-top:-34.1pt;width:198.3pt;height:19.3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" filled="f" stroked="f">
                        <v:textbox style="mso-fit-shape-to-text:t">
                          <w:txbxContent>
                            <w:p w:rsidR="0023251D" w:rsidRDefault="0023251D" w:rsidP="004334DF">
                              <w:pPr>
                                <w:pStyle w:val="NormalWeb"/>
                                <w:spacing w:before="0" w:beforeAutospacing="0" w:after="0" w:afterAutospacing="0"/>
                              </w:pPr>
                              <w:del w:id="14" w:author="thuyhuynh" w:date="2023-04-20T12:09:00Z">
                                <w:r w:rsidDel="00606E56">
                                  <w:rPr>
                                    <w:rFonts w:ascii="Poppins" w:hAnsi="Poppins" w:cs="Poppins"/>
                                    <w:kern w:val="24"/>
                                    <w:sz w:val="20"/>
                                    <w:szCs w:val="20"/>
                                  </w:rPr>
                                  <w:delText xml:space="preserve">August </w:delText>
                                </w:r>
                              </w:del>
                              <w:del w:id="15" w:author="ptdung" w:date="2023-12-20T17:32:00Z">
                                <w:r w:rsidDel="00710730">
                                  <w:rPr>
                                    <w:rFonts w:ascii="Poppins" w:hAnsi="Poppins" w:cs="Poppins"/>
                                    <w:kern w:val="24"/>
                                    <w:sz w:val="20"/>
                                    <w:szCs w:val="20"/>
                                  </w:rPr>
                                  <w:delText>April</w:delText>
                                </w:r>
                              </w:del>
                              <w:ins w:id="16" w:author="thuyhuynh" w:date="2023-04-20T12:09:00Z">
                                <w:del w:id="17" w:author="ptdung" w:date="2023-12-20T17:32:00Z">
                                  <w:r w:rsidDel="00710730">
                                    <w:rPr>
                                      <w:rFonts w:ascii="Poppins" w:hAnsi="Poppins" w:cs="Poppins"/>
                                      <w:kern w:val="24"/>
                                      <w:sz w:val="20"/>
                                      <w:szCs w:val="20"/>
                                    </w:rPr>
                                    <w:delText xml:space="preserve"> </w:delText>
                                  </w:r>
                                </w:del>
                              </w:ins>
                              <w:ins w:id="18" w:author="ptdung" w:date="2023-12-21T11:29:00Z">
                                <w:r>
                                  <w:rPr>
                                    <w:rFonts w:ascii="Poppins" w:hAnsi="Poppins" w:cs="Poppins"/>
                                    <w:kern w:val="24"/>
                                    <w:sz w:val="20"/>
                                    <w:szCs w:val="20"/>
                                  </w:rPr>
                                  <w:t>December</w:t>
                                </w:r>
                              </w:ins>
                              <w:ins w:id="19" w:author="ptdung" w:date="2023-12-20T17:32:00Z">
                                <w:r>
                                  <w:rPr>
                                    <w:rFonts w:ascii="Poppins" w:hAnsi="Poppins" w:cs="Poppins"/>
                                    <w:kern w:val="24"/>
                                    <w:sz w:val="20"/>
                                    <w:szCs w:val="20"/>
                                  </w:rPr>
                                  <w:t xml:space="preserve"> </w:t>
                                </w:r>
                              </w:ins>
                              <w:r>
                                <w:rPr>
                                  <w:rFonts w:ascii="Poppins" w:hAnsi="Poppins" w:cs="Poppins"/>
                                  <w:kern w:val="24"/>
                                  <w:sz w:val="20"/>
                                  <w:szCs w:val="20"/>
                                </w:rPr>
                                <w:t>202</w:t>
                              </w:r>
                              <w:ins w:id="20" w:author="thuyhuynh" w:date="2023-04-20T12:09:00Z">
                                <w:r>
                                  <w:rPr>
                                    <w:rFonts w:ascii="Poppins" w:hAnsi="Poppins" w:cs="Poppins" w:hint="eastAsia"/>
                                    <w:kern w:val="24"/>
                                    <w:sz w:val="20"/>
                                    <w:szCs w:val="20"/>
                                  </w:rPr>
                                  <w:t>3</w:t>
                                </w:r>
                              </w:ins>
                              <w:del w:id="21" w:author="thuyhuynh" w:date="2023-04-20T12:09:00Z">
                                <w:r w:rsidDel="00606E56">
                                  <w:rPr>
                                    <w:rFonts w:ascii="Poppins" w:hAnsi="Poppins" w:cs="Poppins"/>
                                    <w:kern w:val="24"/>
                                    <w:sz w:val="20"/>
                                    <w:szCs w:val="20"/>
                                  </w:rPr>
                                  <w:delText>1</w:delText>
                                </w:r>
                              </w:del>
                            </w:p>
                          </w:txbxContent>
                        </v:textbox>
                      </v:shape>
                    </w:pict>
                  </mc:Fallback>
                </mc:AlternateContent>
              </w:r>
            </w:del>
          </w:ins>
          <w:ins w:id="22" w:author="thuyhuynh" w:date="2024-01-05T12:47:00Z">
            <w:r w:rsidR="004334DF" w:rsidRPr="00F705A3">
              <w:rPr>
                <w:rFonts w:ascii="Poppins" w:hAnsi="Poppins" w:hint="eastAsia"/>
                <w:noProof/>
                <w:sz w:val="20"/>
                <w:szCs w:val="20"/>
                <w:rPrChange w:id="23" w:author="thuyhuynh" w:date="2024-01-05T13:12:00Z">
                  <w:rPr>
                    <w:rFonts w:ascii="Poppins" w:hAnsi="Poppins" w:hint="eastAsia"/>
                    <w:noProof/>
                    <w:sz w:val="20"/>
                    <w:szCs w:val="20"/>
                  </w:rPr>
                </w:rPrChange>
              </w:rPr>
              <mc:AlternateContent>
                <mc:Choice Requires="wps">
                  <w:drawing>
                    <wp:anchor distT="0" distB="0" distL="114300" distR="114300" simplePos="0" relativeHeight="251756544" behindDoc="0" locked="0" layoutInCell="1" allowOverlap="1" wp14:anchorId="4B4922B7" wp14:editId="4FC5929B">
                      <wp:simplePos x="0" y="0"/>
                      <wp:positionH relativeFrom="column">
                        <wp:posOffset>83820</wp:posOffset>
                      </wp:positionH>
                      <wp:positionV relativeFrom="paragraph">
                        <wp:posOffset>-938876</wp:posOffset>
                      </wp:positionV>
                      <wp:extent cx="1021080" cy="447040"/>
                      <wp:effectExtent l="0" t="0" r="7620" b="0"/>
                      <wp:wrapNone/>
                      <wp:docPr id="26" name="Rectangle 12">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09C623CF-6556-6642-9C4B-2791A57348AC}"/>
                          </a:ext>
                        </a:extLst>
                      </wp:docPr>
                      <wp:cNvGraphicFramePr/>
                      <a:graphic xmlns:a="http://schemas.openxmlformats.org/drawingml/2006/main">
                        <a:graphicData uri="http://schemas.microsoft.com/office/word/2010/wordprocessingShape">
                          <wps:wsp>
                            <wps:cNvSpPr/>
                            <wps:spPr>
                              <a:xfrm>
                                <a:off x="0" y="0"/>
                                <a:ext cx="1021080" cy="447040"/>
                              </a:xfrm>
                              <a:prstGeom prst="rect">
                                <a:avLst/>
                              </a:prstGeom>
                              <a:solidFill>
                                <a:srgbClr val="AC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anchor>
                  </w:drawing>
                </mc:Choice>
                <mc:Fallback>
                  <w:pict>
                    <v:rect id="Rectangle 12" o:spid="_x0000_s1026" style="position:absolute;margin-left:6.6pt;margin-top:-73.95pt;width:80.4pt;height:35.2pt;z-index:251756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" fillcolor="#ac0000" stroked="f" strokeweight="2pt"/>
                  </w:pict>
                </mc:Fallback>
              </mc:AlternateContent>
            </w:r>
          </w:ins>
          <w:del w:id="24" w:author="thuyhuynh" w:date="2024-01-05T12:47:00Z">
            <w:r w:rsidR="00230276" w:rsidRPr="00F705A3" w:rsidDel="004334DF">
              <w:rPr>
                <w:rFonts w:ascii="Poppins" w:hAnsi="Poppins"/>
                <w:noProof/>
                <w:sz w:val="20"/>
                <w:szCs w:val="20"/>
                <w:rPrChange w:id="25" w:author="Unknown">
                  <w:rPr>
                    <w:noProof/>
                  </w:rPr>
                </w:rPrChange>
              </w:rPr>
              <w:drawing>
                <wp:anchor distT="0" distB="0" distL="114300" distR="114300" simplePos="0" relativeHeight="251690496" behindDoc="1" locked="0" layoutInCell="1" allowOverlap="1" wp14:anchorId="69963320" wp14:editId="42344544">
                  <wp:simplePos x="0" y="0"/>
                  <wp:positionH relativeFrom="column">
                    <wp:posOffset>-916940</wp:posOffset>
                  </wp:positionH>
                  <wp:positionV relativeFrom="paragraph">
                    <wp:posOffset>-922020</wp:posOffset>
                  </wp:positionV>
                  <wp:extent cx="7796530" cy="10072370"/>
                  <wp:effectExtent l="0" t="0" r="0" b="508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istrator\Desktop\IriTech\Marketing Materials\Support Documentation\Cover.jpg"/>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7796530" cy="10072370"/>
                          </a:xfrm>
                          <a:prstGeom prst="rect">
                            <a:avLst/>
                          </a:prstGeom>
                          <a:noFill/>
                          <a:ln w="9525">
                            <a:noFill/>
                            <a:miter lim="800000"/>
                            <a:headEnd/>
                            <a:tailEnd/>
                          </a:ln>
                        </pic:spPr>
                      </pic:pic>
                    </a:graphicData>
                  </a:graphic>
                </wp:anchor>
              </w:drawing>
            </w:r>
          </w:del>
        </w:p>
        <w:p w:rsidR="00353899" w:rsidRPr="00F705A3" w:rsidRDefault="00353899">
          <w:pPr>
            <w:rPr>
              <w:rFonts w:ascii="Poppins" w:hAnsi="Poppins"/>
              <w:sz w:val="20"/>
              <w:szCs w:val="20"/>
              <w:rPrChange w:id="26" w:author="thuyhuynh" w:date="2024-01-05T13:12:00Z">
                <w:rPr/>
              </w:rPrChange>
            </w:rPr>
          </w:pPr>
        </w:p>
        <w:p w:rsidR="00353899" w:rsidRPr="00F705A3" w:rsidRDefault="00353899">
          <w:pPr>
            <w:rPr>
              <w:rFonts w:ascii="Poppins" w:hAnsi="Poppins"/>
              <w:sz w:val="20"/>
              <w:szCs w:val="20"/>
              <w:rPrChange w:id="27" w:author="thuyhuynh" w:date="2024-01-05T13:12:00Z">
                <w:rPr/>
              </w:rPrChange>
            </w:rPr>
          </w:pPr>
        </w:p>
        <w:p w:rsidR="00353899" w:rsidRPr="00F705A3" w:rsidRDefault="00353899">
          <w:pPr>
            <w:rPr>
              <w:rFonts w:ascii="Poppins" w:hAnsi="Poppins"/>
              <w:sz w:val="20"/>
              <w:szCs w:val="20"/>
              <w:rPrChange w:id="28" w:author="thuyhuynh" w:date="2024-01-05T13:12:00Z">
                <w:rPr/>
              </w:rPrChange>
            </w:rPr>
          </w:pPr>
        </w:p>
        <w:p w:rsidR="00AC0496" w:rsidRPr="00F705A3" w:rsidRDefault="00AC0496">
          <w:pPr>
            <w:rPr>
              <w:rFonts w:ascii="Poppins" w:hAnsi="Poppins"/>
              <w:sz w:val="20"/>
              <w:szCs w:val="20"/>
              <w:rPrChange w:id="29" w:author="thuyhuynh" w:date="2024-01-05T13:12:00Z">
                <w:rPr/>
              </w:rPrChange>
            </w:rPr>
          </w:pPr>
        </w:p>
        <w:p w:rsidR="00AC0496" w:rsidRPr="00F705A3" w:rsidRDefault="008B06F4">
          <w:pPr>
            <w:rPr>
              <w:rFonts w:ascii="Poppins" w:hAnsi="Poppins"/>
              <w:sz w:val="20"/>
              <w:szCs w:val="20"/>
              <w:rPrChange w:id="30" w:author="thuyhuynh" w:date="2024-01-05T13:12:00Z">
                <w:rPr/>
              </w:rPrChange>
            </w:rPr>
          </w:pPr>
          <w:ins w:id="31" w:author="thuyhuynh" w:date="2024-01-05T12:49:00Z">
            <w:r w:rsidRPr="00F705A3">
              <w:rPr>
                <w:rFonts w:ascii="Poppins" w:hAnsi="Poppins" w:cstheme="minorHAnsi"/>
                <w:noProof/>
                <w:sz w:val="20"/>
                <w:szCs w:val="20"/>
                <w:rPrChange w:id="32" w:author="Unknown">
                  <w:rPr>
                    <w:rFonts w:cstheme="minorHAnsi"/>
                    <w:noProof/>
                  </w:rPr>
                </w:rPrChange>
              </w:rPr>
              <mc:AlternateContent>
                <mc:Choice Requires="wps">
                  <w:drawing>
                    <wp:anchor distT="0" distB="0" distL="114300" distR="114300" simplePos="0" relativeHeight="251760640" behindDoc="0" locked="0" layoutInCell="1" allowOverlap="1" wp14:anchorId="6A521818" wp14:editId="6A733B1D">
                      <wp:simplePos x="0" y="0"/>
                      <wp:positionH relativeFrom="column">
                        <wp:posOffset>68209</wp:posOffset>
                      </wp:positionH>
                      <wp:positionV relativeFrom="paragraph">
                        <wp:posOffset>1244600</wp:posOffset>
                      </wp:positionV>
                      <wp:extent cx="2518410" cy="245745"/>
                      <wp:effectExtent l="0" t="0" r="0" b="0"/>
                      <wp:wrapNone/>
                      <wp:docPr id="1382497480" name="TextBox 10">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E6346DA1-1DF1-3143-B0F9-20D8C34B4B40}"/>
                          </a:ext>
                        </a:extLst>
                      </wp:docPr>
                      <wp:cNvGraphicFramePr/>
                      <a:graphic xmlns:a="http://schemas.openxmlformats.org/drawingml/2006/main">
                        <a:graphicData uri="http://schemas.microsoft.com/office/word/2010/wordprocessingShape">
                          <wps:wsp>
                            <wps:cNvSpPr txBox="1"/>
                            <wps:spPr>
                              <a:xfrm>
                                <a:off x="0" y="0"/>
                                <a:ext cx="2518410" cy="245745"/>
                              </a:xfrm>
                              <a:prstGeom prst="rect">
                                <a:avLst/>
                              </a:prstGeom>
                              <a:noFill/>
                            </wps:spPr>
                            <wps:txbx>
                              <w:txbxContent>
                                <w:p w:rsidR="008B06F4" w:rsidRDefault="008B06F4" w:rsidP="008B06F4">
                                  <w:pPr>
                                    <w:pStyle w:val="NormalWeb"/>
                                    <w:spacing w:before="0" w:beforeAutospacing="0" w:after="0" w:afterAutospacing="0"/>
                                    <w:rPr>
                                      <w:ins w:id="33" w:author="ptdung" w:date="2024-01-05T15:09:00Z"/>
                                    </w:rPr>
                                  </w:pPr>
                                  <w:ins w:id="34" w:author="ptdung" w:date="2024-01-05T15:09:00Z">
                                    <w:r>
                                      <w:rPr>
                                        <w:rFonts w:ascii="Poppins" w:hAnsi="Poppins" w:cs="Poppins"/>
                                        <w:kern w:val="24"/>
                                        <w:sz w:val="20"/>
                                        <w:szCs w:val="20"/>
                                      </w:rPr>
                                      <w:t>Version 1.1, November 2023</w:t>
                                    </w:r>
                                  </w:ins>
                                </w:p>
                                <w:p w:rsidR="0023251D" w:rsidRPr="002152C5" w:rsidRDefault="0023251D" w:rsidP="006D3F2F">
                                  <w:pPr>
                                    <w:pStyle w:val="NormalWeb"/>
                                    <w:spacing w:before="0" w:beforeAutospacing="0" w:after="0" w:afterAutospacing="0"/>
                                    <w:rPr>
                                      <w:rFonts w:ascii="Poppins Light" w:hAnsi="Poppins Light" w:hint="eastAsia"/>
                                    </w:rPr>
                                  </w:pPr>
                                  <w:del w:id="35" w:author="ptdung" w:date="2024-01-05T15:09:00Z">
                                    <w:r w:rsidRPr="002152C5" w:rsidDel="008B06F4">
                                      <w:rPr>
                                        <w:rFonts w:ascii="Poppins Light" w:hAnsi="Poppins Light" w:cs="Poppins"/>
                                        <w:kern w:val="24"/>
                                        <w:sz w:val="20"/>
                                        <w:szCs w:val="20"/>
                                      </w:rPr>
                                      <w:delText xml:space="preserve">August </w:delText>
                                    </w:r>
                                    <w:r w:rsidDel="008B06F4">
                                      <w:rPr>
                                        <w:rFonts w:ascii="Poppins Light" w:hAnsi="Poppins Light" w:cs="Poppins"/>
                                        <w:kern w:val="24"/>
                                        <w:sz w:val="20"/>
                                        <w:szCs w:val="20"/>
                                      </w:rPr>
                                      <w:delText>Document Version 2.</w:delText>
                                    </w:r>
                                  </w:del>
                                  <w:del w:id="36" w:author="ptdung" w:date="2023-12-20T17:32:00Z">
                                    <w:r w:rsidDel="00710730">
                                      <w:rPr>
                                        <w:rFonts w:ascii="Poppins Light" w:hAnsi="Poppins Light" w:cs="Poppins"/>
                                        <w:kern w:val="24"/>
                                        <w:sz w:val="20"/>
                                        <w:szCs w:val="20"/>
                                      </w:rPr>
                                      <w:delText>1</w:delText>
                                    </w:r>
                                  </w:del>
                                </w:p>
                              </w:txbxContent>
                            </wps:txbx>
                            <wps:bodyPr wrap="square" rtlCol="0">
                              <a:noAutofit/>
                            </wps:bodyPr>
                          </wps:wsp>
                        </a:graphicData>
                      </a:graphic>
                    </wp:anchor>
                  </w:drawing>
                </mc:Choice>
                <mc:Fallback>
                  <w:pict>
                    <v:shape id="_x0000_s1027" type="#_x0000_t202" style="position:absolute;margin-left:5.35pt;margin-top:98pt;width:198.3pt;height:19.3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" filled="f" stroked="f">
                      <v:textbox>
                        <w:txbxContent>
                          <w:p w:rsidR="008B06F4" w:rsidRDefault="008B06F4" w:rsidP="008B06F4">
                            <w:pPr>
                              <w:pStyle w:val="NormalWeb"/>
                              <w:spacing w:before="0" w:beforeAutospacing="0" w:after="0" w:afterAutospacing="0"/>
                              <w:rPr>
                                <w:ins w:id="37" w:author="ptdung" w:date="2024-01-05T15:09:00Z"/>
                              </w:rPr>
                            </w:pPr>
                            <w:ins w:id="38" w:author="ptdung" w:date="2024-01-05T15:09:00Z">
                              <w:r>
                                <w:rPr>
                                  <w:rFonts w:ascii="Poppins" w:hAnsi="Poppins" w:cs="Poppins"/>
                                  <w:kern w:val="24"/>
                                  <w:sz w:val="20"/>
                                  <w:szCs w:val="20"/>
                                </w:rPr>
                                <w:t>Version 1.1, November 2023</w:t>
                              </w:r>
                            </w:ins>
                          </w:p>
                          <w:p w:rsidR="0023251D" w:rsidRPr="002152C5" w:rsidRDefault="0023251D" w:rsidP="006D3F2F">
                            <w:pPr>
                              <w:pStyle w:val="NormalWeb"/>
                              <w:spacing w:before="0" w:beforeAutospacing="0" w:after="0" w:afterAutospacing="0"/>
                              <w:rPr>
                                <w:rFonts w:ascii="Poppins Light" w:hAnsi="Poppins Light" w:hint="eastAsia"/>
                              </w:rPr>
                            </w:pPr>
                            <w:del w:id="39" w:author="ptdung" w:date="2024-01-05T15:09:00Z">
                              <w:r w:rsidRPr="002152C5" w:rsidDel="008B06F4">
                                <w:rPr>
                                  <w:rFonts w:ascii="Poppins Light" w:hAnsi="Poppins Light" w:cs="Poppins"/>
                                  <w:kern w:val="24"/>
                                  <w:sz w:val="20"/>
                                  <w:szCs w:val="20"/>
                                </w:rPr>
                                <w:delText xml:space="preserve">August </w:delText>
                              </w:r>
                              <w:r w:rsidDel="008B06F4">
                                <w:rPr>
                                  <w:rFonts w:ascii="Poppins Light" w:hAnsi="Poppins Light" w:cs="Poppins"/>
                                  <w:kern w:val="24"/>
                                  <w:sz w:val="20"/>
                                  <w:szCs w:val="20"/>
                                </w:rPr>
                                <w:delText>Document Version 2.</w:delText>
                              </w:r>
                            </w:del>
                            <w:del w:id="40" w:author="ptdung" w:date="2023-12-20T17:32:00Z">
                              <w:r w:rsidDel="00710730">
                                <w:rPr>
                                  <w:rFonts w:ascii="Poppins Light" w:hAnsi="Poppins Light" w:cs="Poppins"/>
                                  <w:kern w:val="24"/>
                                  <w:sz w:val="20"/>
                                  <w:szCs w:val="20"/>
                                </w:rPr>
                                <w:delText>1</w:delText>
                              </w:r>
                            </w:del>
                          </w:p>
                        </w:txbxContent>
                      </v:textbox>
                    </v:shape>
                  </w:pict>
                </mc:Fallback>
              </mc:AlternateContent>
            </w:r>
          </w:ins>
          <w:r w:rsidR="006D3F2F" w:rsidRPr="00F705A3">
            <w:rPr>
              <w:rFonts w:ascii="Poppins" w:hAnsi="Poppins"/>
              <w:noProof/>
              <w:sz w:val="20"/>
              <w:szCs w:val="20"/>
              <w:rPrChange w:id="41" w:author="Unknown">
                <w:rPr>
                  <w:noProof/>
                </w:rPr>
              </w:rPrChange>
            </w:rPr>
            <mc:AlternateContent>
              <mc:Choice Requires="wps">
                <w:drawing>
                  <wp:anchor distT="0" distB="0" distL="114300" distR="114300" simplePos="0" relativeHeight="251750400" behindDoc="0" locked="0" layoutInCell="1" allowOverlap="1" wp14:anchorId="61AFC50A" wp14:editId="2F26F3FD">
                    <wp:simplePos x="0" y="0"/>
                    <wp:positionH relativeFrom="column">
                      <wp:posOffset>4401358</wp:posOffset>
                    </wp:positionH>
                    <wp:positionV relativeFrom="paragraph">
                      <wp:posOffset>6656186</wp:posOffset>
                    </wp:positionV>
                    <wp:extent cx="2449195" cy="879764"/>
                    <wp:effectExtent l="0" t="0" r="0" b="0"/>
                    <wp:wrapNone/>
                    <wp:docPr id="14"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9195" cy="879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251D" w:rsidRPr="0072045A" w:rsidRDefault="0023251D">
                                <w:pPr>
                                  <w:rPr>
                                    <w:rFonts w:cstheme="minorHAnsi"/>
                                    <w:color w:val="FFFFFF"/>
                                    <w:sz w:val="40"/>
                                    <w:szCs w:val="40"/>
                                    <w:lang w:eastAsia="ko-KR"/>
                                  </w:rPr>
                                  <w:pPrChange w:id="42" w:author="ptdung" w:date="2023-11-30T18:57:00Z">
                                    <w:pPr>
                                      <w:jc w:val="center"/>
                                    </w:pPr>
                                  </w:pPrChange>
                                </w:pPr>
                                <w:del w:id="43" w:author="ptdung" w:date="2023-11-30T18:57:00Z">
                                  <w:r w:rsidDel="00952228">
                                    <w:rPr>
                                      <w:rFonts w:cstheme="minorHAnsi"/>
                                      <w:color w:val="FFFFFF"/>
                                      <w:sz w:val="40"/>
                                      <w:szCs w:val="40"/>
                                      <w:lang w:eastAsia="ko-KR"/>
                                    </w:rPr>
                                    <w:delText xml:space="preserve">Doc </w:delText>
                                  </w:r>
                                </w:del>
                                <w:ins w:id="44" w:author="ptdung" w:date="2023-11-30T18:57:00Z">
                                  <w:r>
                                    <w:rPr>
                                      <w:rFonts w:cstheme="minorHAnsi"/>
                                      <w:color w:val="FFFFFF"/>
                                      <w:sz w:val="40"/>
                                      <w:szCs w:val="40"/>
                                      <w:lang w:eastAsia="ko-KR"/>
                                    </w:rPr>
                                    <w:t xml:space="preserve">         </w:t>
                                  </w:r>
                                </w:ins>
                                <w:r>
                                  <w:rPr>
                                    <w:rFonts w:cstheme="minorHAnsi"/>
                                    <w:color w:val="FFFFFF"/>
                                    <w:sz w:val="40"/>
                                    <w:szCs w:val="40"/>
                                    <w:lang w:eastAsia="ko-KR"/>
                                  </w:rPr>
                                  <w:t xml:space="preserve">Ver. </w:t>
                                </w:r>
                                <w:ins w:id="45" w:author="thuyhuynh" w:date="2024-01-05T12:32:00Z">
                                  <w:r>
                                    <w:rPr>
                                      <w:rFonts w:cstheme="minorHAnsi"/>
                                      <w:color w:val="FFFFFF"/>
                                      <w:sz w:val="40"/>
                                      <w:szCs w:val="40"/>
                                      <w:lang w:eastAsia="ko-KR"/>
                                    </w:rPr>
                                    <w:t>2</w:t>
                                  </w:r>
                                </w:ins>
                                <w:del w:id="46" w:author="thuyhuynh" w:date="2024-01-05T12:32:00Z">
                                  <w:r w:rsidDel="00200F80">
                                    <w:rPr>
                                      <w:rFonts w:cstheme="minorHAnsi"/>
                                      <w:color w:val="FFFFFF"/>
                                      <w:sz w:val="40"/>
                                      <w:szCs w:val="40"/>
                                      <w:lang w:eastAsia="ko-KR"/>
                                    </w:rPr>
                                    <w:delText>1</w:delText>
                                  </w:r>
                                </w:del>
                                <w:ins w:id="47" w:author="thuyhuynh" w:date="2024-01-05T12:32:00Z">
                                  <w:r>
                                    <w:rPr>
                                      <w:rFonts w:cstheme="minorHAnsi"/>
                                      <w:color w:val="FFFFFF"/>
                                      <w:sz w:val="40"/>
                                      <w:szCs w:val="40"/>
                                      <w:lang w:eastAsia="ko-KR"/>
                                    </w:rPr>
                                    <w:t>-2</w:t>
                                  </w:r>
                                </w:ins>
                                <w:ins w:id="48" w:author="thuyhuynh" w:date="2024-01-05T12:51:00Z">
                                  <w:r w:rsidRPr="000407AD">
                                    <w:rPr>
                                      <w:rFonts w:ascii="Poppins" w:hAnsi="Poppins" w:cstheme="minorHAnsi"/>
                                      <w:noProof/>
                                      <w:sz w:val="20"/>
                                      <w:szCs w:val="20"/>
                                      <w:rPrChange w:id="49" w:author="Unknown">
                                        <w:rPr>
                                          <w:noProof/>
                                        </w:rPr>
                                      </w:rPrChange>
                                    </w:rPr>
                                    <w:drawing>
                                      <wp:inline distT="0" distB="0" distL="0" distR="0" wp14:anchorId="77677AA7" wp14:editId="57D956EC">
                                        <wp:extent cx="1161695" cy="271484"/>
                                        <wp:effectExtent l="0" t="0" r="635" b="0"/>
                                        <wp:docPr id="25" name="Picture 8">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7EA56C9E-6B87-D44C-AB07-1AF2CD696C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7EA56C9E-6B87-D44C-AB07-1AF2CD696CDB}"/>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61695" cy="271484"/>
                                                </a:xfrm>
                                                <a:prstGeom prst="rect">
                                                  <a:avLst/>
                                                </a:prstGeom>
                                              </pic:spPr>
                                            </pic:pic>
                                          </a:graphicData>
                                        </a:graphic>
                                      </wp:inline>
                                    </w:drawing>
                                  </w:r>
                                </w:ins>
                                <w:del w:id="50" w:author="thuyhuynh" w:date="2024-01-05T12:32:00Z">
                                  <w:r w:rsidDel="00200F80">
                                    <w:rPr>
                                      <w:rFonts w:cstheme="minorHAnsi"/>
                                      <w:color w:val="FFFFFF"/>
                                      <w:sz w:val="40"/>
                                      <w:szCs w:val="40"/>
                                      <w:lang w:eastAsia="ko-KR"/>
                                    </w:rPr>
                                    <w:delText>.</w:delText>
                                  </w:r>
                                </w:del>
                                <w:ins w:id="51" w:author="ptdung" w:date="2023-11-30T18:57:00Z">
                                  <w:del w:id="52" w:author="thuyhuynh" w:date="2024-01-05T12:32:00Z">
                                    <w:r w:rsidDel="00200F80">
                                      <w:rPr>
                                        <w:rFonts w:cstheme="minorHAnsi"/>
                                        <w:color w:val="FFFFFF"/>
                                        <w:sz w:val="40"/>
                                        <w:szCs w:val="40"/>
                                        <w:lang w:eastAsia="ko-KR"/>
                                      </w:rPr>
                                      <w:delText>1</w:delText>
                                    </w:r>
                                  </w:del>
                                </w:ins>
                                <w:ins w:id="53" w:author="Windows User" w:date="2018-02-06T15:27:00Z">
                                  <w:del w:id="54" w:author="ptdung" w:date="2023-11-30T18:57:00Z">
                                    <w:r w:rsidDel="00012ED5">
                                      <w:rPr>
                                        <w:rFonts w:cstheme="minorHAnsi"/>
                                        <w:color w:val="FFFFFF"/>
                                        <w:sz w:val="40"/>
                                        <w:szCs w:val="40"/>
                                        <w:lang w:eastAsia="ko-KR"/>
                                      </w:rPr>
                                      <w:delText>0</w:delText>
                                    </w:r>
                                  </w:del>
                                </w:ins>
                                <w:ins w:id="55" w:author="jycho" w:date="2014-08-13T13:23:00Z">
                                  <w:del w:id="56" w:author="Windows User" w:date="2018-02-06T15:27:00Z">
                                    <w:r w:rsidDel="00D94381">
                                      <w:rPr>
                                        <w:rFonts w:cstheme="minorHAnsi" w:hint="eastAsia"/>
                                        <w:color w:val="FFFFFF"/>
                                        <w:sz w:val="40"/>
                                        <w:szCs w:val="40"/>
                                        <w:lang w:eastAsia="ko-KR"/>
                                      </w:rPr>
                                      <w:delText>5</w:delText>
                                    </w:r>
                                  </w:del>
                                </w:ins>
                                <w:del w:id="57" w:author="jycho" w:date="2014-08-13T13:23:00Z">
                                  <w:r w:rsidDel="002D7B92">
                                    <w:rPr>
                                      <w:rFonts w:cstheme="minorHAnsi" w:hint="eastAsia"/>
                                      <w:color w:val="FFFFFF"/>
                                      <w:sz w:val="40"/>
                                      <w:szCs w:val="40"/>
                                      <w:lang w:eastAsia="ko-KR"/>
                                    </w:rPr>
                                    <w:delText>4</w:delText>
                                  </w:r>
                                </w:del>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5" o:spid="_x0000_s1028" type="#_x0000_t202" style="position:absolute;margin-left:346.55pt;margin-top:524.1pt;width:192.85pt;height:69.2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" filled="f" stroked="f">
                    <v:textbox>
                      <w:txbxContent>
                        <w:p w:rsidR="006D3F2F" w:rsidRPr="0072045A" w:rsidRDefault="006D3F2F">
                          <w:pPr>
                            <w:rPr>
                              <w:rFonts w:cstheme="minorHAnsi"/>
                              <w:color w:val="FFFFFF"/>
                              <w:sz w:val="40"/>
                              <w:szCs w:val="40"/>
                              <w:lang w:eastAsia="ko-KR"/>
                            </w:rPr>
                            <w:pPrChange w:id="54" w:author="ptdung" w:date="2023-11-30T18:57:00Z">
                              <w:pPr>
                                <w:jc w:val="center"/>
                              </w:pPr>
                            </w:pPrChange>
                          </w:pPr>
                          <w:del w:id="55" w:author="ptdung" w:date="2023-11-30T18:57:00Z">
                            <w:r w:rsidDel="00952228">
                              <w:rPr>
                                <w:rFonts w:cstheme="minorHAnsi"/>
                                <w:color w:val="FFFFFF"/>
                                <w:sz w:val="40"/>
                                <w:szCs w:val="40"/>
                                <w:lang w:eastAsia="ko-KR"/>
                              </w:rPr>
                              <w:delText xml:space="preserve">Doc </w:delText>
                            </w:r>
                          </w:del>
                          <w:ins w:id="56" w:author="ptdung" w:date="2023-11-30T18:57:00Z">
                            <w:r>
                              <w:rPr>
                                <w:rFonts w:cstheme="minorHAnsi"/>
                                <w:color w:val="FFFFFF"/>
                                <w:sz w:val="40"/>
                                <w:szCs w:val="40"/>
                                <w:lang w:eastAsia="ko-KR"/>
                              </w:rPr>
                              <w:t xml:space="preserve">         </w:t>
                            </w:r>
                          </w:ins>
                          <w:r>
                            <w:rPr>
                              <w:rFonts w:cstheme="minorHAnsi"/>
                              <w:color w:val="FFFFFF"/>
                              <w:sz w:val="40"/>
                              <w:szCs w:val="40"/>
                              <w:lang w:eastAsia="ko-KR"/>
                            </w:rPr>
                            <w:t xml:space="preserve">Ver. </w:t>
                          </w:r>
                          <w:ins w:id="57" w:author="thuyhuynh" w:date="2024-01-05T12:32:00Z">
                            <w:r>
                              <w:rPr>
                                <w:rFonts w:cstheme="minorHAnsi"/>
                                <w:color w:val="FFFFFF"/>
                                <w:sz w:val="40"/>
                                <w:szCs w:val="40"/>
                                <w:lang w:eastAsia="ko-KR"/>
                              </w:rPr>
                              <w:t>2</w:t>
                            </w:r>
                          </w:ins>
                          <w:del w:id="58" w:author="thuyhuynh" w:date="2024-01-05T12:32:00Z">
                            <w:r w:rsidDel="00200F80">
                              <w:rPr>
                                <w:rFonts w:cstheme="minorHAnsi"/>
                                <w:color w:val="FFFFFF"/>
                                <w:sz w:val="40"/>
                                <w:szCs w:val="40"/>
                                <w:lang w:eastAsia="ko-KR"/>
                              </w:rPr>
                              <w:delText>1</w:delText>
                            </w:r>
                          </w:del>
                          <w:ins w:id="59" w:author="thuyhuynh" w:date="2024-01-05T12:32:00Z">
                            <w:r>
                              <w:rPr>
                                <w:rFonts w:cstheme="minorHAnsi"/>
                                <w:color w:val="FFFFFF"/>
                                <w:sz w:val="40"/>
                                <w:szCs w:val="40"/>
                                <w:lang w:eastAsia="ko-KR"/>
                              </w:rPr>
                              <w:t>-2</w:t>
                            </w:r>
                          </w:ins>
                          <w:ins w:id="60" w:author="thuyhuynh" w:date="2024-01-05T12:51:00Z">
                            <w:r w:rsidRPr="000407AD">
                              <w:rPr>
                                <w:rFonts w:ascii="Poppins" w:hAnsi="Poppins" w:cstheme="minorHAnsi"/>
                                <w:noProof/>
                                <w:sz w:val="20"/>
                                <w:szCs w:val="20"/>
                                <w:lang w:eastAsia="ko-KR"/>
                              </w:rPr>
                              <w:drawing>
                                <wp:inline distT="0" distB="0" distL="0" distR="0" wp14:anchorId="26D9FD5D" wp14:editId="13D9B300">
                                  <wp:extent cx="1161695" cy="271484"/>
                                  <wp:effectExtent l="0" t="0" r="635" b="0"/>
                                  <wp:docPr id="25" name="Picture 8">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7EA56C9E-6B87-D44C-AB07-1AF2CD696C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7EA56C9E-6B87-D44C-AB07-1AF2CD696CDB}"/>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61695" cy="271484"/>
                                          </a:xfrm>
                                          <a:prstGeom prst="rect">
                                            <a:avLst/>
                                          </a:prstGeom>
                                        </pic:spPr>
                                      </pic:pic>
                                    </a:graphicData>
                                  </a:graphic>
                                </wp:inline>
                              </w:drawing>
                            </w:r>
                          </w:ins>
                          <w:del w:id="61" w:author="thuyhuynh" w:date="2024-01-05T12:32:00Z">
                            <w:r w:rsidDel="00200F80">
                              <w:rPr>
                                <w:rFonts w:cstheme="minorHAnsi"/>
                                <w:color w:val="FFFFFF"/>
                                <w:sz w:val="40"/>
                                <w:szCs w:val="40"/>
                                <w:lang w:eastAsia="ko-KR"/>
                              </w:rPr>
                              <w:delText>.</w:delText>
                            </w:r>
                          </w:del>
                          <w:ins w:id="62" w:author="ptdung" w:date="2023-11-30T18:57:00Z">
                            <w:del w:id="63" w:author="thuyhuynh" w:date="2024-01-05T12:32:00Z">
                              <w:r w:rsidDel="00200F80">
                                <w:rPr>
                                  <w:rFonts w:cstheme="minorHAnsi"/>
                                  <w:color w:val="FFFFFF"/>
                                  <w:sz w:val="40"/>
                                  <w:szCs w:val="40"/>
                                  <w:lang w:eastAsia="ko-KR"/>
                                </w:rPr>
                                <w:delText>1</w:delText>
                              </w:r>
                            </w:del>
                          </w:ins>
                          <w:ins w:id="64" w:author="Windows User" w:date="2018-02-06T15:27:00Z">
                            <w:del w:id="65" w:author="ptdung" w:date="2023-11-30T18:57:00Z">
                              <w:r w:rsidDel="00012ED5">
                                <w:rPr>
                                  <w:rFonts w:cstheme="minorHAnsi"/>
                                  <w:color w:val="FFFFFF"/>
                                  <w:sz w:val="40"/>
                                  <w:szCs w:val="40"/>
                                  <w:lang w:eastAsia="ko-KR"/>
                                </w:rPr>
                                <w:delText>0</w:delText>
                              </w:r>
                            </w:del>
                          </w:ins>
                          <w:ins w:id="66" w:author="jycho" w:date="2014-08-13T13:23:00Z">
                            <w:del w:id="67" w:author="Windows User" w:date="2018-02-06T15:27:00Z">
                              <w:r w:rsidDel="00D94381">
                                <w:rPr>
                                  <w:rFonts w:cstheme="minorHAnsi" w:hint="eastAsia"/>
                                  <w:color w:val="FFFFFF"/>
                                  <w:sz w:val="40"/>
                                  <w:szCs w:val="40"/>
                                  <w:lang w:eastAsia="ko-KR"/>
                                </w:rPr>
                                <w:delText>5</w:delText>
                              </w:r>
                            </w:del>
                          </w:ins>
                          <w:del w:id="68" w:author="jycho" w:date="2014-08-13T13:23:00Z">
                            <w:r w:rsidDel="002D7B92">
                              <w:rPr>
                                <w:rFonts w:cstheme="minorHAnsi" w:hint="eastAsia"/>
                                <w:color w:val="FFFFFF"/>
                                <w:sz w:val="40"/>
                                <w:szCs w:val="40"/>
                                <w:lang w:eastAsia="ko-KR"/>
                              </w:rPr>
                              <w:delText>4</w:delText>
                            </w:r>
                          </w:del>
                        </w:p>
                      </w:txbxContent>
                    </v:textbox>
                  </v:shape>
                </w:pict>
              </mc:Fallback>
            </mc:AlternateContent>
          </w:r>
          <w:r w:rsidR="006D3F2F" w:rsidRPr="00F705A3">
            <w:rPr>
              <w:rFonts w:ascii="Poppins" w:hAnsi="Poppins"/>
              <w:noProof/>
              <w:sz w:val="20"/>
              <w:szCs w:val="20"/>
              <w:rPrChange w:id="58" w:author="Unknown">
                <w:rPr>
                  <w:noProof/>
                </w:rPr>
              </w:rPrChange>
            </w:rPr>
            <mc:AlternateContent>
              <mc:Choice Requires="wps">
                <w:drawing>
                  <wp:anchor distT="0" distB="0" distL="114300" distR="114300" simplePos="0" relativeHeight="251662336" behindDoc="0" locked="0" layoutInCell="1" allowOverlap="1" wp14:anchorId="046B0535" wp14:editId="18B382FF">
                    <wp:simplePos x="0" y="0"/>
                    <wp:positionH relativeFrom="column">
                      <wp:posOffset>48492</wp:posOffset>
                    </wp:positionH>
                    <wp:positionV relativeFrom="paragraph">
                      <wp:posOffset>380250</wp:posOffset>
                    </wp:positionV>
                    <wp:extent cx="6269182" cy="835660"/>
                    <wp:effectExtent l="0" t="0" r="0" b="508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9182" cy="835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251D" w:rsidRPr="006D3F2F" w:rsidRDefault="0023251D">
                                <w:pPr>
                                  <w:rPr>
                                    <w:rFonts w:ascii="Poppins SemiBold" w:hAnsi="Poppins SemiBold"/>
                                    <w:b/>
                                    <w:sz w:val="56"/>
                                    <w:szCs w:val="56"/>
                                    <w:lang w:eastAsia="ko-KR"/>
                                    <w:rPrChange w:id="59" w:author="thuyhuynh" w:date="2024-01-05T12:50:00Z">
                                      <w:rPr>
                                        <w:b/>
                                        <w:sz w:val="48"/>
                                        <w:szCs w:val="48"/>
                                        <w:lang w:eastAsia="ko-KR"/>
                                      </w:rPr>
                                    </w:rPrChange>
                                  </w:rPr>
                                  <w:pPrChange w:id="60" w:author="thuyhuynh" w:date="2024-01-05T12:50:00Z">
                                    <w:pPr>
                                      <w:jc w:val="center"/>
                                    </w:pPr>
                                  </w:pPrChange>
                                </w:pPr>
                                <w:del w:id="61" w:author="thuyhuynh" w:date="2024-01-05T12:31:00Z">
                                  <w:r w:rsidRPr="006D3F2F" w:rsidDel="00200F80">
                                    <w:rPr>
                                      <w:rFonts w:ascii="Poppins SemiBold" w:hAnsi="Poppins SemiBold"/>
                                      <w:b/>
                                      <w:sz w:val="56"/>
                                      <w:szCs w:val="56"/>
                                      <w:rPrChange w:id="62" w:author="thuyhuynh" w:date="2024-01-05T12:50:00Z">
                                        <w:rPr>
                                          <w:b/>
                                          <w:sz w:val="48"/>
                                          <w:szCs w:val="48"/>
                                        </w:rPr>
                                      </w:rPrChange>
                                    </w:rPr>
                                    <w:delText>IriS</w:delText>
                                  </w:r>
                                </w:del>
                                <w:ins w:id="63" w:author="조준영" w:date="2021-05-10T15:54:00Z">
                                  <w:del w:id="64" w:author="thuyhuynh" w:date="2024-01-05T12:31:00Z">
                                    <w:r w:rsidRPr="006D3F2F" w:rsidDel="00200F80">
                                      <w:rPr>
                                        <w:rFonts w:ascii="Poppins SemiBold" w:hAnsi="Poppins SemiBold"/>
                                        <w:b/>
                                        <w:sz w:val="56"/>
                                        <w:szCs w:val="56"/>
                                        <w:lang w:eastAsia="ko-KR"/>
                                        <w:rPrChange w:id="65" w:author="thuyhuynh" w:date="2024-01-05T12:50:00Z">
                                          <w:rPr>
                                            <w:b/>
                                            <w:sz w:val="48"/>
                                            <w:szCs w:val="48"/>
                                            <w:lang w:eastAsia="ko-KR"/>
                                          </w:rPr>
                                        </w:rPrChange>
                                      </w:rPr>
                                      <w:delText>entinel</w:delText>
                                    </w:r>
                                  </w:del>
                                </w:ins>
                                <w:ins w:id="66" w:author="thuyhuynh" w:date="2024-01-05T12:31:00Z">
                                  <w:r w:rsidRPr="006D3F2F">
                                    <w:rPr>
                                      <w:rFonts w:ascii="Poppins SemiBold" w:hAnsi="Poppins SemiBold"/>
                                      <w:b/>
                                      <w:sz w:val="56"/>
                                      <w:szCs w:val="56"/>
                                      <w:rPrChange w:id="67" w:author="thuyhuynh" w:date="2024-01-05T12:50:00Z">
                                        <w:rPr>
                                          <w:b/>
                                          <w:sz w:val="48"/>
                                          <w:szCs w:val="48"/>
                                        </w:rPr>
                                      </w:rPrChange>
                                    </w:rPr>
                                    <w:t>IriEnvoy-MK</w:t>
                                  </w:r>
                                </w:ins>
                                <w:del w:id="68" w:author="조준영" w:date="2021-05-10T15:54:00Z">
                                  <w:r w:rsidRPr="006D3F2F" w:rsidDel="00540DBC">
                                    <w:rPr>
                                      <w:rFonts w:ascii="Poppins SemiBold" w:hAnsi="Poppins SemiBold"/>
                                      <w:b/>
                                      <w:sz w:val="56"/>
                                      <w:szCs w:val="56"/>
                                      <w:rPrChange w:id="69" w:author="thuyhuynh" w:date="2024-01-05T12:50:00Z">
                                        <w:rPr>
                                          <w:b/>
                                          <w:sz w:val="48"/>
                                          <w:szCs w:val="48"/>
                                        </w:rPr>
                                      </w:rPrChange>
                                    </w:rPr>
                                    <w:delText>hield</w:delText>
                                  </w:r>
                                </w:del>
                                <w:del w:id="70" w:author="thuyhuynh" w:date="2024-01-05T12:32:00Z">
                                  <w:r w:rsidRPr="006D3F2F" w:rsidDel="00200F80">
                                    <w:rPr>
                                      <w:rFonts w:ascii="Poppins SemiBold" w:hAnsi="Poppins SemiBold"/>
                                      <w:b/>
                                      <w:sz w:val="56"/>
                                      <w:szCs w:val="56"/>
                                      <w:vertAlign w:val="superscript"/>
                                      <w:lang w:eastAsia="ko-KR"/>
                                      <w:rPrChange w:id="71" w:author="thuyhuynh" w:date="2024-01-05T12:50:00Z">
                                        <w:rPr>
                                          <w:b/>
                                          <w:sz w:val="48"/>
                                          <w:szCs w:val="48"/>
                                          <w:vertAlign w:val="superscript"/>
                                          <w:lang w:eastAsia="ko-KR"/>
                                        </w:rPr>
                                      </w:rPrChange>
                                    </w:rPr>
                                    <w:delText>TM</w:delText>
                                  </w:r>
                                </w:del>
                                <w:ins w:id="72" w:author="조준영" w:date="2021-05-11T16:24:00Z">
                                  <w:del w:id="73" w:author="thuyhuynh" w:date="2024-01-05T12:31:00Z">
                                    <w:r w:rsidRPr="006D3F2F" w:rsidDel="00200F80">
                                      <w:rPr>
                                        <w:rFonts w:ascii="Poppins SemiBold" w:hAnsi="Poppins SemiBold"/>
                                        <w:b/>
                                        <w:sz w:val="56"/>
                                        <w:szCs w:val="56"/>
                                        <w:lang w:eastAsia="ko-KR"/>
                                        <w:rPrChange w:id="74" w:author="thuyhuynh" w:date="2024-01-05T12:50:00Z">
                                          <w:rPr>
                                            <w:b/>
                                            <w:sz w:val="48"/>
                                            <w:szCs w:val="48"/>
                                            <w:lang w:eastAsia="ko-KR"/>
                                          </w:rPr>
                                        </w:rPrChange>
                                      </w:rPr>
                                      <w:delText>-UF15</w:delText>
                                    </w:r>
                                  </w:del>
                                </w:ins>
                                <w:del w:id="75" w:author="조준영" w:date="2021-05-10T15:54:00Z">
                                  <w:r w:rsidRPr="006D3F2F" w:rsidDel="00540DBC">
                                    <w:rPr>
                                      <w:rFonts w:ascii="Poppins SemiBold" w:hAnsi="Poppins SemiBold"/>
                                      <w:b/>
                                      <w:sz w:val="56"/>
                                      <w:szCs w:val="56"/>
                                      <w:rPrChange w:id="76" w:author="thuyhuynh" w:date="2024-01-05T12:50:00Z">
                                        <w:rPr>
                                          <w:b/>
                                          <w:sz w:val="48"/>
                                          <w:szCs w:val="48"/>
                                        </w:rPr>
                                      </w:rPrChange>
                                    </w:rPr>
                                    <w:delText>-USB</w:delText>
                                  </w:r>
                                  <w:r w:rsidRPr="006D3F2F" w:rsidDel="00540DBC">
                                    <w:rPr>
                                      <w:rFonts w:ascii="Poppins SemiBold" w:hAnsi="Poppins SemiBold"/>
                                      <w:b/>
                                      <w:sz w:val="56"/>
                                      <w:szCs w:val="56"/>
                                      <w:lang w:eastAsia="ko-KR"/>
                                      <w:rPrChange w:id="77" w:author="thuyhuynh" w:date="2024-01-05T12:50:00Z">
                                        <w:rPr>
                                          <w:b/>
                                          <w:sz w:val="48"/>
                                          <w:szCs w:val="48"/>
                                          <w:lang w:eastAsia="ko-KR"/>
                                        </w:rPr>
                                      </w:rPrChange>
                                    </w:rPr>
                                    <w:delText xml:space="preserve"> MK 2120U</w:delText>
                                  </w:r>
                                </w:del>
                                <w:ins w:id="78" w:author="Windows User" w:date="2018-02-06T15:27:00Z">
                                  <w:del w:id="79" w:author="조준영" w:date="2021-05-10T15:54:00Z">
                                    <w:r w:rsidRPr="006D3F2F" w:rsidDel="00540DBC">
                                      <w:rPr>
                                        <w:rFonts w:ascii="Poppins SemiBold" w:hAnsi="Poppins SemiBold"/>
                                        <w:b/>
                                        <w:sz w:val="56"/>
                                        <w:szCs w:val="56"/>
                                        <w:lang w:eastAsia="ko-KR"/>
                                        <w:rPrChange w:id="80" w:author="thuyhuynh" w:date="2024-01-05T12:50:00Z">
                                          <w:rPr>
                                            <w:b/>
                                            <w:sz w:val="48"/>
                                            <w:szCs w:val="48"/>
                                            <w:lang w:eastAsia="ko-KR"/>
                                          </w:rPr>
                                        </w:rPrChange>
                                      </w:rPr>
                                      <w:delText>L</w:delText>
                                    </w:r>
                                  </w:del>
                                </w:ins>
                                <w:bookmarkStart w:id="81" w:name="_GoBack"/>
                                <w:bookmarkEnd w:id="81"/>
                                <w:del w:id="82" w:author="ptdung" w:date="2024-01-05T15:09:00Z">
                                  <w:r w:rsidRPr="006D3F2F" w:rsidDel="008B06F4">
                                    <w:rPr>
                                      <w:rFonts w:ascii="Poppins SemiBold" w:hAnsi="Poppins SemiBold"/>
                                      <w:b/>
                                      <w:sz w:val="56"/>
                                      <w:szCs w:val="56"/>
                                      <w:lang w:eastAsia="ko-KR"/>
                                      <w:rPrChange w:id="83" w:author="thuyhuynh" w:date="2024-01-05T12:50:00Z">
                                        <w:rPr>
                                          <w:b/>
                                          <w:sz w:val="48"/>
                                          <w:szCs w:val="48"/>
                                          <w:lang w:eastAsia="ko-KR"/>
                                        </w:rPr>
                                      </w:rPrChange>
                                    </w:rPr>
                                    <w:delText xml:space="preserve"> </w:delText>
                                  </w:r>
                                </w:del>
                              </w:p>
                              <w:p w:rsidR="0023251D" w:rsidRPr="006D3F2F" w:rsidRDefault="0023251D">
                                <w:pPr>
                                  <w:rPr>
                                    <w:rFonts w:ascii="Poppins SemiBold" w:hAnsi="Poppins SemiBold"/>
                                    <w:b/>
                                    <w:sz w:val="56"/>
                                    <w:szCs w:val="56"/>
                                    <w:rPrChange w:id="84" w:author="thuyhuynh" w:date="2024-01-05T12:50:00Z">
                                      <w:rPr>
                                        <w:b/>
                                        <w:sz w:val="48"/>
                                        <w:szCs w:val="48"/>
                                      </w:rPr>
                                    </w:rPrChange>
                                  </w:rPr>
                                  <w:pPrChange w:id="85" w:author="thuyhuynh" w:date="2024-01-05T12:50:00Z">
                                    <w:pPr>
                                      <w:jc w:val="center"/>
                                    </w:pPr>
                                  </w:pPrChange>
                                </w:pPr>
                                <w:r w:rsidRPr="006D3F2F">
                                  <w:rPr>
                                    <w:rFonts w:ascii="Poppins SemiBold" w:hAnsi="Poppins SemiBold"/>
                                    <w:b/>
                                    <w:sz w:val="56"/>
                                    <w:szCs w:val="56"/>
                                    <w:rPrChange w:id="86" w:author="thuyhuynh" w:date="2024-01-05T12:50:00Z">
                                      <w:rPr>
                                        <w:b/>
                                        <w:sz w:val="48"/>
                                        <w:szCs w:val="48"/>
                                      </w:rPr>
                                    </w:rPrChange>
                                  </w:rPr>
                                  <w:t>Hardware Developer’s Manual</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2" o:spid="_x0000_s1029" type="#_x0000_t202" style="position:absolute;margin-left:3.8pt;margin-top:29.95pt;width:493.65pt;height:65.8pt;z-index:2516623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" filled="f" stroked="f">
                    <v:textbox style="mso-fit-shape-to-text:t">
                      <w:txbxContent>
                        <w:p w:rsidR="0023251D" w:rsidRPr="006D3F2F" w:rsidRDefault="0023251D">
                          <w:pPr>
                            <w:rPr>
                              <w:rFonts w:ascii="Poppins SemiBold" w:hAnsi="Poppins SemiBold"/>
                              <w:b/>
                              <w:sz w:val="56"/>
                              <w:szCs w:val="56"/>
                              <w:lang w:eastAsia="ko-KR"/>
                              <w:rPrChange w:id="87" w:author="thuyhuynh" w:date="2024-01-05T12:50:00Z">
                                <w:rPr>
                                  <w:b/>
                                  <w:sz w:val="48"/>
                                  <w:szCs w:val="48"/>
                                  <w:lang w:eastAsia="ko-KR"/>
                                </w:rPr>
                              </w:rPrChange>
                            </w:rPr>
                            <w:pPrChange w:id="88" w:author="thuyhuynh" w:date="2024-01-05T12:50:00Z">
                              <w:pPr>
                                <w:jc w:val="center"/>
                              </w:pPr>
                            </w:pPrChange>
                          </w:pPr>
                          <w:del w:id="89" w:author="thuyhuynh" w:date="2024-01-05T12:31:00Z">
                            <w:r w:rsidRPr="006D3F2F" w:rsidDel="00200F80">
                              <w:rPr>
                                <w:rFonts w:ascii="Poppins SemiBold" w:hAnsi="Poppins SemiBold"/>
                                <w:b/>
                                <w:sz w:val="56"/>
                                <w:szCs w:val="56"/>
                                <w:rPrChange w:id="90" w:author="thuyhuynh" w:date="2024-01-05T12:50:00Z">
                                  <w:rPr>
                                    <w:b/>
                                    <w:sz w:val="48"/>
                                    <w:szCs w:val="48"/>
                                  </w:rPr>
                                </w:rPrChange>
                              </w:rPr>
                              <w:delText>IriS</w:delText>
                            </w:r>
                          </w:del>
                          <w:ins w:id="91" w:author="조준영" w:date="2021-05-10T15:54:00Z">
                            <w:del w:id="92" w:author="thuyhuynh" w:date="2024-01-05T12:31:00Z">
                              <w:r w:rsidRPr="006D3F2F" w:rsidDel="00200F80">
                                <w:rPr>
                                  <w:rFonts w:ascii="Poppins SemiBold" w:hAnsi="Poppins SemiBold"/>
                                  <w:b/>
                                  <w:sz w:val="56"/>
                                  <w:szCs w:val="56"/>
                                  <w:lang w:eastAsia="ko-KR"/>
                                  <w:rPrChange w:id="93" w:author="thuyhuynh" w:date="2024-01-05T12:50:00Z">
                                    <w:rPr>
                                      <w:b/>
                                      <w:sz w:val="48"/>
                                      <w:szCs w:val="48"/>
                                      <w:lang w:eastAsia="ko-KR"/>
                                    </w:rPr>
                                  </w:rPrChange>
                                </w:rPr>
                                <w:delText>entinel</w:delText>
                              </w:r>
                            </w:del>
                          </w:ins>
                          <w:ins w:id="94" w:author="thuyhuynh" w:date="2024-01-05T12:31:00Z">
                            <w:r w:rsidRPr="006D3F2F">
                              <w:rPr>
                                <w:rFonts w:ascii="Poppins SemiBold" w:hAnsi="Poppins SemiBold"/>
                                <w:b/>
                                <w:sz w:val="56"/>
                                <w:szCs w:val="56"/>
                                <w:rPrChange w:id="95" w:author="thuyhuynh" w:date="2024-01-05T12:50:00Z">
                                  <w:rPr>
                                    <w:b/>
                                    <w:sz w:val="48"/>
                                    <w:szCs w:val="48"/>
                                  </w:rPr>
                                </w:rPrChange>
                              </w:rPr>
                              <w:t>IriEnvoy-MK</w:t>
                            </w:r>
                          </w:ins>
                          <w:del w:id="96" w:author="조준영" w:date="2021-05-10T15:54:00Z">
                            <w:r w:rsidRPr="006D3F2F" w:rsidDel="00540DBC">
                              <w:rPr>
                                <w:rFonts w:ascii="Poppins SemiBold" w:hAnsi="Poppins SemiBold"/>
                                <w:b/>
                                <w:sz w:val="56"/>
                                <w:szCs w:val="56"/>
                                <w:rPrChange w:id="97" w:author="thuyhuynh" w:date="2024-01-05T12:50:00Z">
                                  <w:rPr>
                                    <w:b/>
                                    <w:sz w:val="48"/>
                                    <w:szCs w:val="48"/>
                                  </w:rPr>
                                </w:rPrChange>
                              </w:rPr>
                              <w:delText>hield</w:delText>
                            </w:r>
                          </w:del>
                          <w:del w:id="98" w:author="thuyhuynh" w:date="2024-01-05T12:32:00Z">
                            <w:r w:rsidRPr="006D3F2F" w:rsidDel="00200F80">
                              <w:rPr>
                                <w:rFonts w:ascii="Poppins SemiBold" w:hAnsi="Poppins SemiBold"/>
                                <w:b/>
                                <w:sz w:val="56"/>
                                <w:szCs w:val="56"/>
                                <w:vertAlign w:val="superscript"/>
                                <w:lang w:eastAsia="ko-KR"/>
                                <w:rPrChange w:id="99" w:author="thuyhuynh" w:date="2024-01-05T12:50:00Z">
                                  <w:rPr>
                                    <w:b/>
                                    <w:sz w:val="48"/>
                                    <w:szCs w:val="48"/>
                                    <w:vertAlign w:val="superscript"/>
                                    <w:lang w:eastAsia="ko-KR"/>
                                  </w:rPr>
                                </w:rPrChange>
                              </w:rPr>
                              <w:delText>TM</w:delText>
                            </w:r>
                          </w:del>
                          <w:ins w:id="100" w:author="조준영" w:date="2021-05-11T16:24:00Z">
                            <w:del w:id="101" w:author="thuyhuynh" w:date="2024-01-05T12:31:00Z">
                              <w:r w:rsidRPr="006D3F2F" w:rsidDel="00200F80">
                                <w:rPr>
                                  <w:rFonts w:ascii="Poppins SemiBold" w:hAnsi="Poppins SemiBold"/>
                                  <w:b/>
                                  <w:sz w:val="56"/>
                                  <w:szCs w:val="56"/>
                                  <w:lang w:eastAsia="ko-KR"/>
                                  <w:rPrChange w:id="102" w:author="thuyhuynh" w:date="2024-01-05T12:50:00Z">
                                    <w:rPr>
                                      <w:b/>
                                      <w:sz w:val="48"/>
                                      <w:szCs w:val="48"/>
                                      <w:lang w:eastAsia="ko-KR"/>
                                    </w:rPr>
                                  </w:rPrChange>
                                </w:rPr>
                                <w:delText>-UF15</w:delText>
                              </w:r>
                            </w:del>
                          </w:ins>
                          <w:del w:id="103" w:author="조준영" w:date="2021-05-10T15:54:00Z">
                            <w:r w:rsidRPr="006D3F2F" w:rsidDel="00540DBC">
                              <w:rPr>
                                <w:rFonts w:ascii="Poppins SemiBold" w:hAnsi="Poppins SemiBold"/>
                                <w:b/>
                                <w:sz w:val="56"/>
                                <w:szCs w:val="56"/>
                                <w:rPrChange w:id="104" w:author="thuyhuynh" w:date="2024-01-05T12:50:00Z">
                                  <w:rPr>
                                    <w:b/>
                                    <w:sz w:val="48"/>
                                    <w:szCs w:val="48"/>
                                  </w:rPr>
                                </w:rPrChange>
                              </w:rPr>
                              <w:delText>-USB</w:delText>
                            </w:r>
                            <w:r w:rsidRPr="006D3F2F" w:rsidDel="00540DBC">
                              <w:rPr>
                                <w:rFonts w:ascii="Poppins SemiBold" w:hAnsi="Poppins SemiBold"/>
                                <w:b/>
                                <w:sz w:val="56"/>
                                <w:szCs w:val="56"/>
                                <w:lang w:eastAsia="ko-KR"/>
                                <w:rPrChange w:id="105" w:author="thuyhuynh" w:date="2024-01-05T12:50:00Z">
                                  <w:rPr>
                                    <w:b/>
                                    <w:sz w:val="48"/>
                                    <w:szCs w:val="48"/>
                                    <w:lang w:eastAsia="ko-KR"/>
                                  </w:rPr>
                                </w:rPrChange>
                              </w:rPr>
                              <w:delText xml:space="preserve"> MK 2120U</w:delText>
                            </w:r>
                          </w:del>
                          <w:ins w:id="106" w:author="Windows User" w:date="2018-02-06T15:27:00Z">
                            <w:del w:id="107" w:author="조준영" w:date="2021-05-10T15:54:00Z">
                              <w:r w:rsidRPr="006D3F2F" w:rsidDel="00540DBC">
                                <w:rPr>
                                  <w:rFonts w:ascii="Poppins SemiBold" w:hAnsi="Poppins SemiBold"/>
                                  <w:b/>
                                  <w:sz w:val="56"/>
                                  <w:szCs w:val="56"/>
                                  <w:lang w:eastAsia="ko-KR"/>
                                  <w:rPrChange w:id="108" w:author="thuyhuynh" w:date="2024-01-05T12:50:00Z">
                                    <w:rPr>
                                      <w:b/>
                                      <w:sz w:val="48"/>
                                      <w:szCs w:val="48"/>
                                      <w:lang w:eastAsia="ko-KR"/>
                                    </w:rPr>
                                  </w:rPrChange>
                                </w:rPr>
                                <w:delText>L</w:delText>
                              </w:r>
                            </w:del>
                          </w:ins>
                          <w:bookmarkStart w:id="109" w:name="_GoBack"/>
                          <w:bookmarkEnd w:id="109"/>
                          <w:del w:id="110" w:author="ptdung" w:date="2024-01-05T15:09:00Z">
                            <w:r w:rsidRPr="006D3F2F" w:rsidDel="008B06F4">
                              <w:rPr>
                                <w:rFonts w:ascii="Poppins SemiBold" w:hAnsi="Poppins SemiBold"/>
                                <w:b/>
                                <w:sz w:val="56"/>
                                <w:szCs w:val="56"/>
                                <w:lang w:eastAsia="ko-KR"/>
                                <w:rPrChange w:id="111" w:author="thuyhuynh" w:date="2024-01-05T12:50:00Z">
                                  <w:rPr>
                                    <w:b/>
                                    <w:sz w:val="48"/>
                                    <w:szCs w:val="48"/>
                                    <w:lang w:eastAsia="ko-KR"/>
                                  </w:rPr>
                                </w:rPrChange>
                              </w:rPr>
                              <w:delText xml:space="preserve"> </w:delText>
                            </w:r>
                          </w:del>
                        </w:p>
                        <w:p w:rsidR="0023251D" w:rsidRPr="006D3F2F" w:rsidRDefault="0023251D">
                          <w:pPr>
                            <w:rPr>
                              <w:rFonts w:ascii="Poppins SemiBold" w:hAnsi="Poppins SemiBold"/>
                              <w:b/>
                              <w:sz w:val="56"/>
                              <w:szCs w:val="56"/>
                              <w:rPrChange w:id="112" w:author="thuyhuynh" w:date="2024-01-05T12:50:00Z">
                                <w:rPr>
                                  <w:b/>
                                  <w:sz w:val="48"/>
                                  <w:szCs w:val="48"/>
                                </w:rPr>
                              </w:rPrChange>
                            </w:rPr>
                            <w:pPrChange w:id="113" w:author="thuyhuynh" w:date="2024-01-05T12:50:00Z">
                              <w:pPr>
                                <w:jc w:val="center"/>
                              </w:pPr>
                            </w:pPrChange>
                          </w:pPr>
                          <w:r w:rsidRPr="006D3F2F">
                            <w:rPr>
                              <w:rFonts w:ascii="Poppins SemiBold" w:hAnsi="Poppins SemiBold"/>
                              <w:b/>
                              <w:sz w:val="56"/>
                              <w:szCs w:val="56"/>
                              <w:rPrChange w:id="114" w:author="thuyhuynh" w:date="2024-01-05T12:50:00Z">
                                <w:rPr>
                                  <w:b/>
                                  <w:sz w:val="48"/>
                                  <w:szCs w:val="48"/>
                                </w:rPr>
                              </w:rPrChange>
                            </w:rPr>
                            <w:t>Hardware Developer’s Manual</w:t>
                          </w:r>
                        </w:p>
                      </w:txbxContent>
                    </v:textbox>
                  </v:shape>
                </w:pict>
              </mc:Fallback>
            </mc:AlternateContent>
          </w:r>
          <w:del w:id="115" w:author="thuyhuynh" w:date="2024-01-05T12:49:00Z">
            <w:r w:rsidR="00302132" w:rsidRPr="00F705A3" w:rsidDel="006D3F2F">
              <w:rPr>
                <w:rFonts w:ascii="Poppins" w:hAnsi="Poppins"/>
                <w:noProof/>
                <w:sz w:val="20"/>
                <w:szCs w:val="20"/>
                <w:rPrChange w:id="116" w:author="Unknown">
                  <w:rPr>
                    <w:noProof/>
                  </w:rPr>
                </w:rPrChange>
              </w:rPr>
              <mc:AlternateContent>
                <mc:Choice Requires="wps">
                  <w:drawing>
                    <wp:anchor distT="0" distB="0" distL="114300" distR="114300" simplePos="0" relativeHeight="251752448" behindDoc="0" locked="0" layoutInCell="1" allowOverlap="1" wp14:anchorId="39B521B7" wp14:editId="74DB4258">
                      <wp:simplePos x="0" y="0"/>
                      <wp:positionH relativeFrom="column">
                        <wp:posOffset>1842655</wp:posOffset>
                      </wp:positionH>
                      <wp:positionV relativeFrom="paragraph">
                        <wp:posOffset>3165013</wp:posOffset>
                      </wp:positionV>
                      <wp:extent cx="4916862" cy="675640"/>
                      <wp:effectExtent l="0" t="0" r="0" b="0"/>
                      <wp:wrapNone/>
                      <wp:docPr id="1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16862" cy="675640"/>
                              </a:xfrm>
                              <a:prstGeom prst="rect">
                                <a:avLst/>
                              </a:prstGeom>
                              <a:noFill/>
                              <a:ln>
                                <a:noFill/>
                              </a:ln>
                              <a:effectLst/>
                            </wps:spPr>
                            <wps:txbx>
                              <w:txbxContent>
                                <w:p w:rsidR="0023251D" w:rsidRPr="00B74C5C" w:rsidRDefault="0023251D" w:rsidP="002F6B74">
                                  <w:pPr>
                                    <w:jc w:val="center"/>
                                    <w:rPr>
                                      <w:rFonts w:ascii="Times New Roman" w:hAnsi="Times New Roman"/>
                                      <w:b/>
                                      <w:noProof/>
                                      <w:color w:val="F8F8F8"/>
                                      <w:spacing w:val="30"/>
                                      <w:sz w:val="80"/>
                                      <w:szCs w:val="80"/>
                                      <w:lang w:eastAsia="ko-KR"/>
                                    </w:rPr>
                                  </w:pPr>
                                  <w:r w:rsidRPr="000A540E">
                                    <w:rPr>
                                      <w:rFonts w:ascii="Times New Roman" w:hAnsi="Times New Roman"/>
                                      <w:b/>
                                      <w:noProof/>
                                      <w:color w:val="F8F8F8"/>
                                      <w:spacing w:val="30"/>
                                      <w:sz w:val="80"/>
                                      <w:szCs w:val="80"/>
                                      <w:lang w:eastAsia="ko-KR"/>
                                    </w:rPr>
                                    <w:t>Iri</w:t>
                                  </w:r>
                                  <w:ins w:id="117" w:author="thuyhuynh" w:date="2024-01-05T12:30:00Z">
                                    <w:r>
                                      <w:rPr>
                                        <w:rFonts w:ascii="Times New Roman" w:hAnsi="Times New Roman"/>
                                        <w:b/>
                                        <w:noProof/>
                                        <w:color w:val="F8F8F8"/>
                                        <w:spacing w:val="30"/>
                                        <w:sz w:val="80"/>
                                        <w:szCs w:val="80"/>
                                        <w:lang w:eastAsia="ko-KR"/>
                                      </w:rPr>
                                      <w:t>Envy</w:t>
                                    </w:r>
                                  </w:ins>
                                  <w:ins w:id="118" w:author="조준영" w:date="2021-05-10T15:53:00Z">
                                    <w:del w:id="119" w:author="thuyhuynh" w:date="2024-01-05T12:30:00Z">
                                      <w:r w:rsidDel="00200F80">
                                        <w:rPr>
                                          <w:rFonts w:ascii="Times New Roman" w:hAnsi="Times New Roman" w:hint="eastAsia"/>
                                          <w:b/>
                                          <w:noProof/>
                                          <w:color w:val="F8F8F8"/>
                                          <w:spacing w:val="30"/>
                                          <w:sz w:val="80"/>
                                          <w:szCs w:val="80"/>
                                          <w:lang w:eastAsia="ko-KR"/>
                                        </w:rPr>
                                        <w:delText>Sentinel</w:delText>
                                      </w:r>
                                    </w:del>
                                  </w:ins>
                                  <w:del w:id="120" w:author="조준영" w:date="2021-05-10T15:53:00Z">
                                    <w:r w:rsidRPr="000A540E" w:rsidDel="00540DBC">
                                      <w:rPr>
                                        <w:rFonts w:ascii="Times New Roman" w:hAnsi="Times New Roman"/>
                                        <w:b/>
                                        <w:noProof/>
                                        <w:color w:val="F8F8F8"/>
                                        <w:spacing w:val="30"/>
                                        <w:sz w:val="80"/>
                                        <w:szCs w:val="80"/>
                                        <w:lang w:eastAsia="ko-KR"/>
                                      </w:rPr>
                                      <w:delText>Shield</w:delText>
                                    </w:r>
                                  </w:del>
                                  <w:del w:id="121" w:author="thuyhuynh" w:date="2024-01-05T12:30:00Z">
                                    <w:r w:rsidRPr="00A84CFE" w:rsidDel="00200F80">
                                      <w:rPr>
                                        <w:rFonts w:ascii="Times New Roman" w:hAnsi="Times New Roman" w:hint="eastAsia"/>
                                        <w:b/>
                                        <w:noProof/>
                                        <w:color w:val="F8F8F8"/>
                                        <w:spacing w:val="30"/>
                                        <w:sz w:val="80"/>
                                        <w:szCs w:val="80"/>
                                        <w:vertAlign w:val="superscript"/>
                                        <w:lang w:eastAsia="ko-KR"/>
                                      </w:rPr>
                                      <w:delText>TM</w:delText>
                                    </w:r>
                                  </w:del>
                                  <w:ins w:id="122" w:author="조준영" w:date="2021-05-11T16:21:00Z">
                                    <w:r>
                                      <w:rPr>
                                        <w:rFonts w:ascii="Times New Roman" w:hAnsi="Times New Roman" w:hint="eastAsia"/>
                                        <w:b/>
                                        <w:noProof/>
                                        <w:color w:val="F8F8F8"/>
                                        <w:spacing w:val="30"/>
                                        <w:sz w:val="80"/>
                                        <w:szCs w:val="80"/>
                                        <w:lang w:eastAsia="ko-KR"/>
                                      </w:rPr>
                                      <w:t>-</w:t>
                                    </w:r>
                                  </w:ins>
                                  <w:ins w:id="123" w:author="조준영" w:date="2021-05-11T16:23:00Z">
                                    <w:del w:id="124" w:author="thuyhuynh" w:date="2024-01-05T12:30:00Z">
                                      <w:r w:rsidDel="00200F80">
                                        <w:rPr>
                                          <w:rFonts w:ascii="Times New Roman" w:hAnsi="Times New Roman" w:hint="eastAsia"/>
                                          <w:b/>
                                          <w:noProof/>
                                          <w:color w:val="F8F8F8"/>
                                          <w:spacing w:val="30"/>
                                          <w:sz w:val="80"/>
                                          <w:szCs w:val="80"/>
                                          <w:lang w:eastAsia="ko-KR"/>
                                        </w:rPr>
                                        <w:delText>U</w:delText>
                                      </w:r>
                                    </w:del>
                                  </w:ins>
                                  <w:ins w:id="125" w:author="조준영" w:date="2021-05-11T16:21:00Z">
                                    <w:del w:id="126" w:author="thuyhuynh" w:date="2024-01-05T12:30:00Z">
                                      <w:r w:rsidDel="00200F80">
                                        <w:rPr>
                                          <w:rFonts w:ascii="Times New Roman" w:hAnsi="Times New Roman" w:hint="eastAsia"/>
                                          <w:b/>
                                          <w:noProof/>
                                          <w:color w:val="F8F8F8"/>
                                          <w:spacing w:val="30"/>
                                          <w:sz w:val="80"/>
                                          <w:szCs w:val="80"/>
                                          <w:lang w:eastAsia="ko-KR"/>
                                        </w:rPr>
                                        <w:delText>F15</w:delText>
                                      </w:r>
                                    </w:del>
                                  </w:ins>
                                  <w:ins w:id="127" w:author="thuyhuynh" w:date="2024-01-05T12:30:00Z">
                                    <w:r>
                                      <w:rPr>
                                        <w:rFonts w:ascii="Times New Roman" w:hAnsi="Times New Roman"/>
                                        <w:b/>
                                        <w:noProof/>
                                        <w:color w:val="F8F8F8"/>
                                        <w:spacing w:val="30"/>
                                        <w:sz w:val="80"/>
                                        <w:szCs w:val="80"/>
                                        <w:lang w:eastAsia="ko-KR"/>
                                      </w:rPr>
                                      <w:t>MK</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a:scene3d>
                                <a:camera prst="orthographicFront"/>
                                <a:lightRig rig="soft" dir="t">
                                  <a:rot lat="0" lon="0" rev="10800000"/>
                                </a:lightRig>
                              </a:scene3d>
                              <a:sp3d>
                                <a:bevelT w="27940" h="12700"/>
                                <a:contourClr>
                                  <a:srgbClr val="DDDDDD"/>
                                </a:contourClr>
                              </a:sp3d>
                            </wps:bodyPr>
                          </wps:wsp>
                        </a:graphicData>
                      </a:graphic>
                      <wp14:sizeRelH relativeFrom="margin">
                        <wp14:pctWidth>0</wp14:pctWidth>
                      </wp14:sizeRelH>
                      <wp14:sizeRelV relativeFrom="page">
                        <wp14:pctHeight>0</wp14:pctHeight>
                      </wp14:sizeRelV>
                    </wp:anchor>
                  </w:drawing>
                </mc:Choice>
                <mc:Fallback>
                  <w:pict>
                    <v:shape id="Text Box 5" o:spid="_x0000_s1030" type="#_x0000_t202" style="position:absolute;margin-left:145.1pt;margin-top:249.2pt;width:387.15pt;height:53.2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" filled="f" stroked="f">
                      <v:path arrowok="t"/>
                      <v:textbox style="mso-fit-shape-to-text:t">
                        <w:txbxContent>
                          <w:p w:rsidR="006D3F2F" w:rsidRPr="00B74C5C" w:rsidRDefault="006D3F2F" w:rsidP="002F6B74">
                            <w:pPr>
                              <w:jc w:val="center"/>
                              <w:rPr>
                                <w:rFonts w:ascii="Times New Roman" w:hAnsi="Times New Roman"/>
                                <w:b/>
                                <w:noProof/>
                                <w:color w:val="F8F8F8"/>
                                <w:spacing w:val="30"/>
                                <w:sz w:val="80"/>
                                <w:szCs w:val="80"/>
                                <w:lang w:eastAsia="ko-KR"/>
                              </w:rPr>
                            </w:pPr>
                            <w:r w:rsidRPr="000A540E">
                              <w:rPr>
                                <w:rFonts w:ascii="Times New Roman" w:hAnsi="Times New Roman"/>
                                <w:b/>
                                <w:noProof/>
                                <w:color w:val="F8F8F8"/>
                                <w:spacing w:val="30"/>
                                <w:sz w:val="80"/>
                                <w:szCs w:val="80"/>
                                <w:lang w:eastAsia="ko-KR"/>
                              </w:rPr>
                              <w:t>Iri</w:t>
                            </w:r>
                            <w:ins w:id="135" w:author="thuyhuynh" w:date="2024-01-05T12:30:00Z">
                              <w:r>
                                <w:rPr>
                                  <w:rFonts w:ascii="Times New Roman" w:hAnsi="Times New Roman"/>
                                  <w:b/>
                                  <w:noProof/>
                                  <w:color w:val="F8F8F8"/>
                                  <w:spacing w:val="30"/>
                                  <w:sz w:val="80"/>
                                  <w:szCs w:val="80"/>
                                  <w:lang w:eastAsia="ko-KR"/>
                                </w:rPr>
                                <w:t>Envy</w:t>
                              </w:r>
                            </w:ins>
                            <w:ins w:id="136" w:author="조준영" w:date="2021-05-10T15:53:00Z">
                              <w:del w:id="137" w:author="thuyhuynh" w:date="2024-01-05T12:30:00Z">
                                <w:r w:rsidDel="00200F80">
                                  <w:rPr>
                                    <w:rFonts w:ascii="Times New Roman" w:hAnsi="Times New Roman" w:hint="eastAsia"/>
                                    <w:b/>
                                    <w:noProof/>
                                    <w:color w:val="F8F8F8"/>
                                    <w:spacing w:val="30"/>
                                    <w:sz w:val="80"/>
                                    <w:szCs w:val="80"/>
                                    <w:lang w:eastAsia="ko-KR"/>
                                  </w:rPr>
                                  <w:delText>Sentinel</w:delText>
                                </w:r>
                              </w:del>
                            </w:ins>
                            <w:del w:id="138" w:author="조준영" w:date="2021-05-10T15:53:00Z">
                              <w:r w:rsidRPr="000A540E" w:rsidDel="00540DBC">
                                <w:rPr>
                                  <w:rFonts w:ascii="Times New Roman" w:hAnsi="Times New Roman"/>
                                  <w:b/>
                                  <w:noProof/>
                                  <w:color w:val="F8F8F8"/>
                                  <w:spacing w:val="30"/>
                                  <w:sz w:val="80"/>
                                  <w:szCs w:val="80"/>
                                  <w:lang w:eastAsia="ko-KR"/>
                                </w:rPr>
                                <w:delText>Shield</w:delText>
                              </w:r>
                            </w:del>
                            <w:del w:id="139" w:author="thuyhuynh" w:date="2024-01-05T12:30:00Z">
                              <w:r w:rsidRPr="00A84CFE" w:rsidDel="00200F80">
                                <w:rPr>
                                  <w:rFonts w:ascii="Times New Roman" w:hAnsi="Times New Roman" w:hint="eastAsia"/>
                                  <w:b/>
                                  <w:noProof/>
                                  <w:color w:val="F8F8F8"/>
                                  <w:spacing w:val="30"/>
                                  <w:sz w:val="80"/>
                                  <w:szCs w:val="80"/>
                                  <w:vertAlign w:val="superscript"/>
                                  <w:lang w:eastAsia="ko-KR"/>
                                </w:rPr>
                                <w:delText>TM</w:delText>
                              </w:r>
                            </w:del>
                            <w:ins w:id="140" w:author="조준영" w:date="2021-05-11T16:21:00Z">
                              <w:r>
                                <w:rPr>
                                  <w:rFonts w:ascii="Times New Roman" w:hAnsi="Times New Roman" w:hint="eastAsia"/>
                                  <w:b/>
                                  <w:noProof/>
                                  <w:color w:val="F8F8F8"/>
                                  <w:spacing w:val="30"/>
                                  <w:sz w:val="80"/>
                                  <w:szCs w:val="80"/>
                                  <w:lang w:eastAsia="ko-KR"/>
                                </w:rPr>
                                <w:t>-</w:t>
                              </w:r>
                            </w:ins>
                            <w:ins w:id="141" w:author="조준영" w:date="2021-05-11T16:23:00Z">
                              <w:del w:id="142" w:author="thuyhuynh" w:date="2024-01-05T12:30:00Z">
                                <w:r w:rsidDel="00200F80">
                                  <w:rPr>
                                    <w:rFonts w:ascii="Times New Roman" w:hAnsi="Times New Roman" w:hint="eastAsia"/>
                                    <w:b/>
                                    <w:noProof/>
                                    <w:color w:val="F8F8F8"/>
                                    <w:spacing w:val="30"/>
                                    <w:sz w:val="80"/>
                                    <w:szCs w:val="80"/>
                                    <w:lang w:eastAsia="ko-KR"/>
                                  </w:rPr>
                                  <w:delText>U</w:delText>
                                </w:r>
                              </w:del>
                            </w:ins>
                            <w:ins w:id="143" w:author="조준영" w:date="2021-05-11T16:21:00Z">
                              <w:del w:id="144" w:author="thuyhuynh" w:date="2024-01-05T12:30:00Z">
                                <w:r w:rsidDel="00200F80">
                                  <w:rPr>
                                    <w:rFonts w:ascii="Times New Roman" w:hAnsi="Times New Roman" w:hint="eastAsia"/>
                                    <w:b/>
                                    <w:noProof/>
                                    <w:color w:val="F8F8F8"/>
                                    <w:spacing w:val="30"/>
                                    <w:sz w:val="80"/>
                                    <w:szCs w:val="80"/>
                                    <w:lang w:eastAsia="ko-KR"/>
                                  </w:rPr>
                                  <w:delText>F15</w:delText>
                                </w:r>
                              </w:del>
                            </w:ins>
                            <w:ins w:id="145" w:author="thuyhuynh" w:date="2024-01-05T12:30:00Z">
                              <w:r>
                                <w:rPr>
                                  <w:rFonts w:ascii="Times New Roman" w:hAnsi="Times New Roman"/>
                                  <w:b/>
                                  <w:noProof/>
                                  <w:color w:val="F8F8F8"/>
                                  <w:spacing w:val="30"/>
                                  <w:sz w:val="80"/>
                                  <w:szCs w:val="80"/>
                                  <w:lang w:eastAsia="ko-KR"/>
                                </w:rPr>
                                <w:t>MK</w:t>
                              </w:r>
                            </w:ins>
                          </w:p>
                        </w:txbxContent>
                      </v:textbox>
                    </v:shape>
                  </w:pict>
                </mc:Fallback>
              </mc:AlternateContent>
            </w:r>
          </w:del>
          <w:r w:rsidR="00302132" w:rsidRPr="00F705A3">
            <w:rPr>
              <w:rFonts w:ascii="Poppins" w:hAnsi="Poppins"/>
              <w:noProof/>
              <w:sz w:val="20"/>
              <w:szCs w:val="20"/>
              <w:rPrChange w:id="128" w:author="Unknown">
                <w:rPr>
                  <w:noProof/>
                </w:rPr>
              </w:rPrChange>
            </w:rPr>
            <mc:AlternateContent>
              <mc:Choice Requires="wps">
                <w:drawing>
                  <wp:anchor distT="0" distB="0" distL="114300" distR="114300" simplePos="0" relativeHeight="251746304" behindDoc="0" locked="0" layoutInCell="1" allowOverlap="1" wp14:anchorId="1A8D1425" wp14:editId="314A91C1">
                    <wp:simplePos x="0" y="0"/>
                    <wp:positionH relativeFrom="column">
                      <wp:posOffset>7435850</wp:posOffset>
                    </wp:positionH>
                    <wp:positionV relativeFrom="paragraph">
                      <wp:posOffset>2313940</wp:posOffset>
                    </wp:positionV>
                    <wp:extent cx="3048000" cy="675640"/>
                    <wp:effectExtent l="0" t="0" r="0" b="10160"/>
                    <wp:wrapNone/>
                    <wp:docPr id="9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48000" cy="675640"/>
                            </a:xfrm>
                            <a:prstGeom prst="rect">
                              <a:avLst/>
                            </a:prstGeom>
                            <a:noFill/>
                            <a:ln>
                              <a:noFill/>
                            </a:ln>
                            <a:effectLst/>
                          </wps:spPr>
                          <wps:txbx>
                            <w:txbxContent>
                              <w:p w:rsidR="0023251D" w:rsidRPr="000A540E" w:rsidRDefault="0023251D" w:rsidP="00230276">
                                <w:pPr>
                                  <w:jc w:val="center"/>
                                  <w:rPr>
                                    <w:rFonts w:ascii="Times New Roman" w:hAnsi="Times New Roman"/>
                                    <w:b/>
                                    <w:noProof/>
                                    <w:color w:val="F8F8F8"/>
                                    <w:spacing w:val="30"/>
                                    <w:sz w:val="80"/>
                                    <w:szCs w:val="80"/>
                                    <w:lang w:eastAsia="ko-KR"/>
                                  </w:rPr>
                                </w:pPr>
                                <w:del w:id="129" w:author="조준영" w:date="2021-05-10T15:55:00Z">
                                  <w:r w:rsidRPr="000A540E" w:rsidDel="00540DBC">
                                    <w:rPr>
                                      <w:rFonts w:ascii="Times New Roman" w:hAnsi="Times New Roman"/>
                                      <w:b/>
                                      <w:noProof/>
                                      <w:color w:val="F8F8F8"/>
                                      <w:spacing w:val="30"/>
                                      <w:sz w:val="80"/>
                                      <w:szCs w:val="80"/>
                                      <w:lang w:eastAsia="ko-KR"/>
                                    </w:rPr>
                                    <w:delText>IriShield</w:delText>
                                  </w:r>
                                </w:del>
                                <w:ins w:id="130" w:author="조준영" w:date="2021-05-10T15:55:00Z">
                                  <w:r>
                                    <w:rPr>
                                      <w:rFonts w:ascii="Times New Roman" w:hAnsi="Times New Roman"/>
                                      <w:b/>
                                      <w:noProof/>
                                      <w:color w:val="F8F8F8"/>
                                      <w:spacing w:val="30"/>
                                      <w:sz w:val="80"/>
                                      <w:szCs w:val="80"/>
                                      <w:lang w:eastAsia="ko-KR"/>
                                    </w:rPr>
                                    <w:t>IriSentinel</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a:scene3d>
                              <a:camera prst="orthographicFront"/>
                              <a:lightRig rig="soft" dir="t">
                                <a:rot lat="0" lon="0" rev="10800000"/>
                              </a:lightRig>
                            </a:scene3d>
                            <a:sp3d>
                              <a:bevelT w="27940" h="12700"/>
                              <a:contourClr>
                                <a:srgbClr val="DDDDDD"/>
                              </a:contourClr>
                            </a:sp3d>
                          </wps:bodyPr>
                        </wps:wsp>
                      </a:graphicData>
                    </a:graphic>
                    <wp14:sizeRelH relativeFrom="margin">
                      <wp14:pctWidth>0</wp14:pctWidth>
                    </wp14:sizeRelH>
                    <wp14:sizeRelV relativeFrom="page">
                      <wp14:pctHeight>0</wp14:pctHeight>
                    </wp14:sizeRelV>
                  </wp:anchor>
                </w:drawing>
              </mc:Choice>
              <mc:Fallback>
                <w:pict>
                  <v:shape id="_x0000_s1031" type="#_x0000_t202" style="position:absolute;margin-left:585.5pt;margin-top:182.2pt;width:240pt;height:53.2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" filled="f" stroked="f">
                    <v:path arrowok="t"/>
                    <v:textbox style="mso-fit-shape-to-text:t">
                      <w:txbxContent>
                        <w:p w:rsidR="006D3F2F" w:rsidRPr="000A540E" w:rsidRDefault="006D3F2F" w:rsidP="00230276">
                          <w:pPr>
                            <w:jc w:val="center"/>
                            <w:rPr>
                              <w:rFonts w:ascii="Times New Roman" w:hAnsi="Times New Roman"/>
                              <w:b/>
                              <w:noProof/>
                              <w:color w:val="F8F8F8"/>
                              <w:spacing w:val="30"/>
                              <w:sz w:val="80"/>
                              <w:szCs w:val="80"/>
                              <w:lang w:eastAsia="ko-KR"/>
                            </w:rPr>
                          </w:pPr>
                          <w:del w:id="149" w:author="조준영" w:date="2021-05-10T15:55:00Z">
                            <w:r w:rsidRPr="000A540E" w:rsidDel="00540DBC">
                              <w:rPr>
                                <w:rFonts w:ascii="Times New Roman" w:hAnsi="Times New Roman"/>
                                <w:b/>
                                <w:noProof/>
                                <w:color w:val="F8F8F8"/>
                                <w:spacing w:val="30"/>
                                <w:sz w:val="80"/>
                                <w:szCs w:val="80"/>
                                <w:lang w:eastAsia="ko-KR"/>
                              </w:rPr>
                              <w:delText>IriShield</w:delText>
                            </w:r>
                          </w:del>
                          <w:ins w:id="150" w:author="조준영" w:date="2021-05-10T15:55:00Z">
                            <w:r>
                              <w:rPr>
                                <w:rFonts w:ascii="Times New Roman" w:hAnsi="Times New Roman"/>
                                <w:b/>
                                <w:noProof/>
                                <w:color w:val="F8F8F8"/>
                                <w:spacing w:val="30"/>
                                <w:sz w:val="80"/>
                                <w:szCs w:val="80"/>
                                <w:lang w:eastAsia="ko-KR"/>
                              </w:rPr>
                              <w:t>IriSentinel</w:t>
                            </w:r>
                          </w:ins>
                        </w:p>
                      </w:txbxContent>
                    </v:textbox>
                  </v:shape>
                </w:pict>
              </mc:Fallback>
            </mc:AlternateContent>
          </w:r>
          <w:r w:rsidR="00AC0496" w:rsidRPr="00F705A3">
            <w:rPr>
              <w:rFonts w:ascii="Poppins" w:hAnsi="Poppins"/>
              <w:sz w:val="20"/>
              <w:szCs w:val="20"/>
              <w:rPrChange w:id="131" w:author="thuyhuynh" w:date="2024-01-05T13:12:00Z">
                <w:rPr/>
              </w:rPrChange>
            </w:rPr>
            <w:br w:type="page"/>
          </w:r>
          <w:ins w:id="132" w:author="thuyhuynh" w:date="2024-01-05T12:50:00Z">
            <w:r w:rsidR="006D3F2F" w:rsidRPr="00F705A3">
              <w:rPr>
                <w:rFonts w:ascii="Poppins" w:hAnsi="Poppins"/>
                <w:noProof/>
                <w:sz w:val="20"/>
                <w:szCs w:val="20"/>
                <w:rPrChange w:id="133" w:author="Unknown">
                  <w:rPr>
                    <w:noProof/>
                  </w:rPr>
                </w:rPrChange>
              </w:rPr>
              <w:drawing>
                <wp:anchor distT="0" distB="0" distL="114300" distR="114300" simplePos="0" relativeHeight="251762688" behindDoc="0" locked="0" layoutInCell="1" allowOverlap="0" wp14:anchorId="14C66970" wp14:editId="1AC7BCBD">
                  <wp:simplePos x="0" y="0"/>
                  <wp:positionH relativeFrom="column">
                    <wp:posOffset>-762000</wp:posOffset>
                  </wp:positionH>
                  <wp:positionV relativeFrom="paragraph">
                    <wp:posOffset>1587500</wp:posOffset>
                  </wp:positionV>
                  <wp:extent cx="7766050" cy="5069205"/>
                  <wp:effectExtent l="0" t="0" r="6350" b="0"/>
                  <wp:wrapSquare wrapText="bothSides"/>
                  <wp:docPr id="383802120" name="Picture 383802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ng"/>
                          <pic:cNvPicPr/>
                        </pic:nvPicPr>
                        <pic:blipFill>
                          <a:blip r:embed="rId12">
                            <a:extLst>
                              <a:ext uri="{28A0092B-C50C-407E-A947-70E740481C1C}">
                                <a14:useLocalDpi xmlns:a14="http://schemas.microsoft.com/office/drawing/2010/main" val="0"/>
                              </a:ext>
                            </a:extLst>
                          </a:blip>
                          <a:stretch>
                            <a:fillRect/>
                          </a:stretch>
                        </pic:blipFill>
                        <pic:spPr>
                          <a:xfrm>
                            <a:off x="0" y="0"/>
                            <a:ext cx="7766050" cy="5069205"/>
                          </a:xfrm>
                          <a:prstGeom prst="rect">
                            <a:avLst/>
                          </a:prstGeom>
                        </pic:spPr>
                      </pic:pic>
                    </a:graphicData>
                  </a:graphic>
                  <wp14:sizeRelH relativeFrom="margin">
                    <wp14:pctWidth>0</wp14:pctWidth>
                  </wp14:sizeRelH>
                  <wp14:sizeRelV relativeFrom="margin">
                    <wp14:pctHeight>0</wp14:pctHeight>
                  </wp14:sizeRelV>
                </wp:anchor>
              </w:drawing>
            </w:r>
          </w:ins>
        </w:p>
      </w:sdtContent>
    </w:sdt>
    <w:p w:rsidR="00B60392" w:rsidRPr="00F705A3" w:rsidRDefault="00726FE7" w:rsidP="00B60392">
      <w:pPr>
        <w:rPr>
          <w:rFonts w:ascii="Poppins SemiBold" w:hAnsi="Poppins SemiBold"/>
          <w:b/>
          <w:color w:val="930F15"/>
          <w:sz w:val="36"/>
          <w:szCs w:val="36"/>
          <w:lang w:eastAsia="ko-KR"/>
          <w:rPrChange w:id="134" w:author="thuyhuynh" w:date="2024-01-05T13:13:00Z">
            <w:rPr>
              <w:b/>
              <w:color w:val="930F15"/>
              <w:sz w:val="36"/>
              <w:szCs w:val="36"/>
              <w:lang w:eastAsia="ko-KR"/>
            </w:rPr>
          </w:rPrChange>
        </w:rPr>
      </w:pPr>
      <w:r w:rsidRPr="00F705A3">
        <w:rPr>
          <w:rFonts w:ascii="Poppins SemiBold" w:hAnsi="Poppins SemiBold"/>
          <w:b/>
          <w:color w:val="930F15"/>
          <w:sz w:val="36"/>
          <w:szCs w:val="36"/>
          <w:rPrChange w:id="135" w:author="thuyhuynh" w:date="2024-01-05T13:13:00Z">
            <w:rPr>
              <w:b/>
              <w:color w:val="930F15"/>
              <w:sz w:val="36"/>
              <w:szCs w:val="36"/>
            </w:rPr>
          </w:rPrChange>
        </w:rPr>
        <w:lastRenderedPageBreak/>
        <w:t>Document Change Record</w:t>
      </w:r>
    </w:p>
    <w:p w:rsidR="00726FE7" w:rsidRPr="00F705A3" w:rsidRDefault="00726FE7" w:rsidP="00B60392">
      <w:pPr>
        <w:rPr>
          <w:rFonts w:ascii="Poppins" w:hAnsi="Poppins"/>
          <w:sz w:val="20"/>
          <w:szCs w:val="20"/>
          <w:rPrChange w:id="136" w:author="thuyhuynh" w:date="2024-01-05T13:12:00Z">
            <w:rPr/>
          </w:rPrChange>
        </w:rPr>
      </w:pPr>
    </w:p>
    <w:p w:rsidR="00A75AD6" w:rsidRPr="00F705A3" w:rsidRDefault="00B60392">
      <w:pPr>
        <w:jc w:val="both"/>
        <w:rPr>
          <w:rFonts w:ascii="Poppins" w:hAnsi="Poppins"/>
          <w:sz w:val="20"/>
          <w:szCs w:val="20"/>
          <w:rPrChange w:id="137" w:author="thuyhuynh" w:date="2024-01-05T13:12:00Z">
            <w:rPr/>
          </w:rPrChange>
        </w:rPr>
        <w:pPrChange w:id="138" w:author="TANBAO" w:date="2014-01-02T15:08:00Z">
          <w:pPr/>
        </w:pPrChange>
      </w:pPr>
      <w:r w:rsidRPr="00F705A3">
        <w:rPr>
          <w:rFonts w:ascii="Poppins" w:hAnsi="Poppins"/>
          <w:sz w:val="20"/>
          <w:szCs w:val="20"/>
          <w:rPrChange w:id="139" w:author="thuyhuynh" w:date="2024-01-05T13:12:00Z">
            <w:rPr/>
          </w:rPrChange>
        </w:rPr>
        <w:t>This page records any updates and revisions</w:t>
      </w:r>
      <w:r w:rsidR="008B4695" w:rsidRPr="00F705A3">
        <w:rPr>
          <w:rFonts w:ascii="Poppins" w:hAnsi="Poppins"/>
          <w:sz w:val="20"/>
          <w:szCs w:val="20"/>
          <w:rPrChange w:id="140" w:author="thuyhuynh" w:date="2024-01-05T13:12:00Z">
            <w:rPr/>
          </w:rPrChange>
        </w:rPr>
        <w:t xml:space="preserve"> </w:t>
      </w:r>
      <w:r w:rsidR="00A2159E" w:rsidRPr="00F705A3">
        <w:rPr>
          <w:rFonts w:ascii="Poppins" w:hAnsi="Poppins"/>
          <w:sz w:val="20"/>
          <w:szCs w:val="20"/>
          <w:lang w:eastAsia="ko-KR"/>
          <w:rPrChange w:id="141" w:author="thuyhuynh" w:date="2024-01-05T13:12:00Z">
            <w:rPr>
              <w:lang w:eastAsia="ko-KR"/>
            </w:rPr>
          </w:rPrChange>
        </w:rPr>
        <w:t xml:space="preserve">made </w:t>
      </w:r>
      <w:r w:rsidR="008B4695" w:rsidRPr="00F705A3">
        <w:rPr>
          <w:rFonts w:ascii="Poppins" w:hAnsi="Poppins"/>
          <w:sz w:val="20"/>
          <w:szCs w:val="20"/>
          <w:rPrChange w:id="142" w:author="thuyhuynh" w:date="2024-01-05T13:12:00Z">
            <w:rPr/>
          </w:rPrChange>
        </w:rPr>
        <w:t xml:space="preserve">to the </w:t>
      </w:r>
      <w:del w:id="143" w:author="조준영" w:date="2021-05-10T15:55:00Z">
        <w:r w:rsidR="00615A3C" w:rsidRPr="00F705A3" w:rsidDel="00540DBC">
          <w:rPr>
            <w:rFonts w:ascii="Poppins" w:hAnsi="Poppins"/>
            <w:sz w:val="20"/>
            <w:szCs w:val="20"/>
            <w:rPrChange w:id="144" w:author="thuyhuynh" w:date="2024-01-05T13:12:00Z">
              <w:rPr/>
            </w:rPrChange>
          </w:rPr>
          <w:delText>IriShield</w:delText>
        </w:r>
      </w:del>
      <w:del w:id="145" w:author="조준영" w:date="2021-05-11T16:25:00Z">
        <w:r w:rsidR="005D3C02" w:rsidRPr="00F705A3" w:rsidDel="00B74C5C">
          <w:rPr>
            <w:rFonts w:ascii="Poppins" w:hAnsi="Poppins"/>
            <w:sz w:val="20"/>
            <w:szCs w:val="20"/>
            <w:vertAlign w:val="superscript"/>
            <w:lang w:eastAsia="ko-KR"/>
            <w:rPrChange w:id="146" w:author="thuyhuynh" w:date="2024-01-05T13:12:00Z">
              <w:rPr>
                <w:vertAlign w:val="superscript"/>
                <w:lang w:eastAsia="ko-KR"/>
              </w:rPr>
            </w:rPrChange>
          </w:rPr>
          <w:delText>TM</w:delText>
        </w:r>
      </w:del>
      <w:ins w:id="147" w:author="조준영" w:date="2021-05-11T16:25:00Z">
        <w:del w:id="148" w:author="thuyhuynh" w:date="2024-01-05T12:33:00Z">
          <w:r w:rsidR="00B74C5C" w:rsidRPr="00F705A3" w:rsidDel="00200F80">
            <w:rPr>
              <w:rFonts w:ascii="Poppins" w:hAnsi="Poppins"/>
              <w:sz w:val="20"/>
              <w:szCs w:val="20"/>
              <w:rPrChange w:id="149" w:author="thuyhuynh" w:date="2024-01-05T13:12:00Z">
                <w:rPr/>
              </w:rPrChange>
            </w:rPr>
            <w:delText>IriSentinel</w:delText>
          </w:r>
        </w:del>
      </w:ins>
      <w:ins w:id="150" w:author="thuyhuynh" w:date="2024-01-05T12:33:00Z">
        <w:r w:rsidR="00200F80" w:rsidRPr="00F705A3">
          <w:rPr>
            <w:rFonts w:ascii="Poppins" w:hAnsi="Poppins"/>
            <w:sz w:val="20"/>
            <w:szCs w:val="20"/>
            <w:rPrChange w:id="151" w:author="thuyhuynh" w:date="2024-01-05T13:12:00Z">
              <w:rPr/>
            </w:rPrChange>
          </w:rPr>
          <w:t>IriEnvoy-MK</w:t>
        </w:r>
      </w:ins>
      <w:ins w:id="152" w:author="조준영" w:date="2021-05-11T16:25:00Z">
        <w:del w:id="153" w:author="thuyhuynh" w:date="2024-01-05T12:33:00Z">
          <w:r w:rsidR="00B74C5C" w:rsidRPr="00F705A3" w:rsidDel="00200F80">
            <w:rPr>
              <w:rFonts w:ascii="Poppins" w:hAnsi="Poppins"/>
              <w:sz w:val="20"/>
              <w:szCs w:val="20"/>
              <w:vertAlign w:val="superscript"/>
              <w:rPrChange w:id="154" w:author="thuyhuynh" w:date="2024-01-05T13:12:00Z">
                <w:rPr/>
              </w:rPrChange>
            </w:rPr>
            <w:delText>TM</w:delText>
          </w:r>
          <w:r w:rsidR="00B74C5C" w:rsidRPr="00F705A3" w:rsidDel="00200F80">
            <w:rPr>
              <w:rFonts w:ascii="Poppins" w:hAnsi="Poppins"/>
              <w:sz w:val="20"/>
              <w:szCs w:val="20"/>
              <w:rPrChange w:id="155" w:author="thuyhuynh" w:date="2024-01-05T13:12:00Z">
                <w:rPr/>
              </w:rPrChange>
            </w:rPr>
            <w:delText>-UF15</w:delText>
          </w:r>
        </w:del>
      </w:ins>
      <w:ins w:id="156" w:author="조준영" w:date="2021-05-10T15:56:00Z">
        <w:del w:id="157" w:author="thuyhuynh" w:date="2024-01-05T12:33:00Z">
          <w:r w:rsidR="00540DBC" w:rsidRPr="00F705A3" w:rsidDel="00200F80">
            <w:rPr>
              <w:rFonts w:ascii="Poppins" w:hAnsi="Poppins"/>
              <w:sz w:val="20"/>
              <w:szCs w:val="20"/>
              <w:vertAlign w:val="superscript"/>
              <w:lang w:eastAsia="ko-KR"/>
              <w:rPrChange w:id="158" w:author="thuyhuynh" w:date="2024-01-05T13:12:00Z">
                <w:rPr>
                  <w:vertAlign w:val="superscript"/>
                  <w:lang w:eastAsia="ko-KR"/>
                </w:rPr>
              </w:rPrChange>
            </w:rPr>
            <w:delText xml:space="preserve"> </w:delText>
          </w:r>
        </w:del>
      </w:ins>
      <w:del w:id="159" w:author="조준영" w:date="2021-05-10T15:56:00Z">
        <w:r w:rsidR="00615A3C" w:rsidRPr="00F705A3" w:rsidDel="00540DBC">
          <w:rPr>
            <w:rFonts w:ascii="Poppins" w:hAnsi="Poppins"/>
            <w:sz w:val="20"/>
            <w:szCs w:val="20"/>
            <w:rPrChange w:id="160" w:author="thuyhuynh" w:date="2024-01-05T13:12:00Z">
              <w:rPr/>
            </w:rPrChange>
          </w:rPr>
          <w:delText>-USB MK</w:delText>
        </w:r>
        <w:r w:rsidR="00A7353A" w:rsidRPr="00F705A3" w:rsidDel="00540DBC">
          <w:rPr>
            <w:rFonts w:ascii="Poppins" w:hAnsi="Poppins"/>
            <w:sz w:val="20"/>
            <w:szCs w:val="20"/>
            <w:lang w:eastAsia="ko-KR"/>
            <w:rPrChange w:id="161" w:author="thuyhuynh" w:date="2024-01-05T13:12:00Z">
              <w:rPr>
                <w:lang w:eastAsia="ko-KR"/>
              </w:rPr>
            </w:rPrChange>
          </w:rPr>
          <w:delText xml:space="preserve"> </w:delText>
        </w:r>
        <w:r w:rsidR="00CA7D87" w:rsidRPr="00F705A3" w:rsidDel="00540DBC">
          <w:rPr>
            <w:rFonts w:ascii="Poppins" w:hAnsi="Poppins"/>
            <w:sz w:val="20"/>
            <w:szCs w:val="20"/>
            <w:lang w:eastAsia="ko-KR"/>
            <w:rPrChange w:id="162" w:author="thuyhuynh" w:date="2024-01-05T13:12:00Z">
              <w:rPr>
                <w:lang w:eastAsia="ko-KR"/>
              </w:rPr>
            </w:rPrChange>
          </w:rPr>
          <w:delText>2120U</w:delText>
        </w:r>
      </w:del>
      <w:ins w:id="163" w:author="Windows User" w:date="2018-02-06T16:53:00Z">
        <w:del w:id="164" w:author="조준영" w:date="2021-05-10T15:56:00Z">
          <w:r w:rsidR="006225E4" w:rsidRPr="00F705A3" w:rsidDel="00540DBC">
            <w:rPr>
              <w:rFonts w:ascii="Poppins" w:hAnsi="Poppins"/>
              <w:sz w:val="20"/>
              <w:szCs w:val="20"/>
              <w:lang w:eastAsia="ko-KR"/>
              <w:rPrChange w:id="165" w:author="thuyhuynh" w:date="2024-01-05T13:12:00Z">
                <w:rPr>
                  <w:lang w:eastAsia="ko-KR"/>
                </w:rPr>
              </w:rPrChange>
            </w:rPr>
            <w:delText>L</w:delText>
          </w:r>
        </w:del>
      </w:ins>
      <w:r w:rsidR="00CA7D87" w:rsidRPr="00F705A3">
        <w:rPr>
          <w:rFonts w:ascii="Poppins" w:hAnsi="Poppins"/>
          <w:sz w:val="20"/>
          <w:szCs w:val="20"/>
          <w:lang w:eastAsia="ko-KR"/>
          <w:rPrChange w:id="166" w:author="thuyhuynh" w:date="2024-01-05T13:12:00Z">
            <w:rPr>
              <w:lang w:eastAsia="ko-KR"/>
            </w:rPr>
          </w:rPrChange>
        </w:rPr>
        <w:t xml:space="preserve"> </w:t>
      </w:r>
      <w:r w:rsidR="004D0AC4" w:rsidRPr="00F705A3">
        <w:rPr>
          <w:rFonts w:ascii="Poppins" w:hAnsi="Poppins"/>
          <w:sz w:val="20"/>
          <w:szCs w:val="20"/>
          <w:rPrChange w:id="167" w:author="thuyhuynh" w:date="2024-01-05T13:12:00Z">
            <w:rPr/>
          </w:rPrChange>
        </w:rPr>
        <w:t>Hardware Developer’s Manual</w:t>
      </w:r>
      <w:r w:rsidR="001A4856" w:rsidRPr="00F705A3">
        <w:rPr>
          <w:rFonts w:ascii="Poppins" w:hAnsi="Poppins"/>
          <w:sz w:val="20"/>
          <w:szCs w:val="20"/>
          <w:rPrChange w:id="168" w:author="thuyhuynh" w:date="2024-01-05T13:12:00Z">
            <w:rPr/>
          </w:rPrChange>
        </w:rPr>
        <w:t>.</w:t>
      </w:r>
    </w:p>
    <w:p w:rsidR="00B60392" w:rsidRPr="00F705A3" w:rsidRDefault="00B60392" w:rsidP="00B60392">
      <w:pPr>
        <w:rPr>
          <w:rFonts w:ascii="Poppins" w:hAnsi="Poppins"/>
          <w:sz w:val="20"/>
          <w:szCs w:val="20"/>
          <w:rPrChange w:id="169" w:author="thuyhuynh" w:date="2024-01-05T13:12:00Z">
            <w:rPr/>
          </w:rPrChange>
        </w:rPr>
      </w:pPr>
    </w:p>
    <w:tbl>
      <w:tblPr>
        <w:tblW w:w="0" w:type="auto"/>
        <w:tblInd w:w="108" w:type="dxa"/>
        <w:tblLook w:val="04A0" w:firstRow="1" w:lastRow="0" w:firstColumn="1" w:lastColumn="0" w:noHBand="0" w:noVBand="1"/>
      </w:tblPr>
      <w:tblGrid>
        <w:gridCol w:w="1230"/>
        <w:gridCol w:w="2112"/>
        <w:gridCol w:w="6126"/>
        <w:tblGridChange w:id="170">
          <w:tblGrid>
            <w:gridCol w:w="108"/>
            <w:gridCol w:w="1122"/>
            <w:gridCol w:w="108"/>
            <w:gridCol w:w="2004"/>
            <w:gridCol w:w="108"/>
            <w:gridCol w:w="6018"/>
            <w:gridCol w:w="108"/>
          </w:tblGrid>
        </w:tblGridChange>
      </w:tblGrid>
      <w:tr w:rsidR="00B60392" w:rsidRPr="00F705A3" w:rsidTr="002D7B92">
        <w:tc>
          <w:tcPr>
            <w:tcW w:w="1230" w:type="dxa"/>
            <w:shd w:val="clear" w:color="auto" w:fill="D9D9D9" w:themeFill="background1" w:themeFillShade="D9"/>
          </w:tcPr>
          <w:p w:rsidR="00B60392" w:rsidRPr="00F705A3" w:rsidRDefault="001A4856" w:rsidP="00B60392">
            <w:pPr>
              <w:rPr>
                <w:rFonts w:ascii="Poppins" w:hAnsi="Poppins"/>
                <w:b/>
                <w:sz w:val="20"/>
                <w:szCs w:val="20"/>
                <w:rPrChange w:id="171" w:author="thuyhuynh" w:date="2024-01-05T13:12:00Z">
                  <w:rPr>
                    <w:b/>
                  </w:rPr>
                </w:rPrChange>
              </w:rPr>
            </w:pPr>
            <w:r w:rsidRPr="00F705A3">
              <w:rPr>
                <w:rFonts w:ascii="Poppins" w:hAnsi="Poppins"/>
                <w:b/>
                <w:sz w:val="20"/>
                <w:szCs w:val="20"/>
                <w:rPrChange w:id="172" w:author="thuyhuynh" w:date="2024-01-05T13:12:00Z">
                  <w:rPr>
                    <w:b/>
                  </w:rPr>
                </w:rPrChange>
              </w:rPr>
              <w:t>Version</w:t>
            </w:r>
          </w:p>
        </w:tc>
        <w:tc>
          <w:tcPr>
            <w:tcW w:w="2112" w:type="dxa"/>
            <w:shd w:val="clear" w:color="auto" w:fill="D9D9D9" w:themeFill="background1" w:themeFillShade="D9"/>
          </w:tcPr>
          <w:p w:rsidR="00B60392" w:rsidRPr="00F705A3" w:rsidRDefault="00B60392" w:rsidP="00B60392">
            <w:pPr>
              <w:rPr>
                <w:rFonts w:ascii="Poppins" w:hAnsi="Poppins"/>
                <w:b/>
                <w:sz w:val="20"/>
                <w:szCs w:val="20"/>
                <w:rPrChange w:id="173" w:author="thuyhuynh" w:date="2024-01-05T13:12:00Z">
                  <w:rPr>
                    <w:b/>
                  </w:rPr>
                </w:rPrChange>
              </w:rPr>
            </w:pPr>
            <w:r w:rsidRPr="00F705A3">
              <w:rPr>
                <w:rFonts w:ascii="Poppins" w:hAnsi="Poppins"/>
                <w:b/>
                <w:sz w:val="20"/>
                <w:szCs w:val="20"/>
                <w:rPrChange w:id="174" w:author="thuyhuynh" w:date="2024-01-05T13:12:00Z">
                  <w:rPr>
                    <w:b/>
                  </w:rPr>
                </w:rPrChange>
              </w:rPr>
              <w:t>Date</w:t>
            </w:r>
          </w:p>
        </w:tc>
        <w:tc>
          <w:tcPr>
            <w:tcW w:w="6126" w:type="dxa"/>
            <w:shd w:val="clear" w:color="auto" w:fill="D9D9D9" w:themeFill="background1" w:themeFillShade="D9"/>
          </w:tcPr>
          <w:p w:rsidR="00B60392" w:rsidRPr="00F705A3" w:rsidRDefault="00B60392" w:rsidP="00B60392">
            <w:pPr>
              <w:rPr>
                <w:rFonts w:ascii="Poppins" w:hAnsi="Poppins"/>
                <w:b/>
                <w:sz w:val="20"/>
                <w:szCs w:val="20"/>
                <w:rPrChange w:id="175" w:author="thuyhuynh" w:date="2024-01-05T13:12:00Z">
                  <w:rPr>
                    <w:b/>
                  </w:rPr>
                </w:rPrChange>
              </w:rPr>
            </w:pPr>
            <w:r w:rsidRPr="00F705A3">
              <w:rPr>
                <w:rFonts w:ascii="Poppins" w:hAnsi="Poppins"/>
                <w:b/>
                <w:sz w:val="20"/>
                <w:szCs w:val="20"/>
                <w:rPrChange w:id="176" w:author="thuyhuynh" w:date="2024-01-05T13:12:00Z">
                  <w:rPr>
                    <w:b/>
                  </w:rPr>
                </w:rPrChange>
              </w:rPr>
              <w:t>Change Description</w:t>
            </w:r>
          </w:p>
        </w:tc>
      </w:tr>
      <w:tr w:rsidR="00B60392" w:rsidRPr="00F705A3" w:rsidTr="002D7B92">
        <w:tc>
          <w:tcPr>
            <w:tcW w:w="1230" w:type="dxa"/>
            <w:tcBorders>
              <w:top w:val="single" w:sz="12" w:space="0" w:color="D9D9D9" w:themeColor="background1" w:themeShade="D9"/>
              <w:bottom w:val="single" w:sz="12" w:space="0" w:color="D9D9D9" w:themeColor="background1" w:themeShade="D9"/>
            </w:tcBorders>
          </w:tcPr>
          <w:p w:rsidR="00B60392" w:rsidRPr="00F705A3" w:rsidRDefault="002315C1" w:rsidP="00A652F0">
            <w:pPr>
              <w:rPr>
                <w:rFonts w:ascii="Poppins" w:hAnsi="Poppins"/>
                <w:sz w:val="20"/>
                <w:szCs w:val="20"/>
                <w:lang w:eastAsia="ko-KR"/>
                <w:rPrChange w:id="177" w:author="thuyhuynh" w:date="2024-01-05T13:12:00Z">
                  <w:rPr>
                    <w:lang w:eastAsia="ko-KR"/>
                  </w:rPr>
                </w:rPrChange>
              </w:rPr>
            </w:pPr>
            <w:r w:rsidRPr="00F705A3">
              <w:rPr>
                <w:rFonts w:ascii="Poppins" w:hAnsi="Poppins"/>
                <w:sz w:val="20"/>
                <w:szCs w:val="20"/>
                <w:lang w:eastAsia="ko-KR"/>
                <w:rPrChange w:id="178" w:author="thuyhuynh" w:date="2024-01-05T13:12:00Z">
                  <w:rPr>
                    <w:lang w:eastAsia="ko-KR"/>
                  </w:rPr>
                </w:rPrChange>
              </w:rPr>
              <w:t>1.0</w:t>
            </w:r>
          </w:p>
        </w:tc>
        <w:tc>
          <w:tcPr>
            <w:tcW w:w="2112" w:type="dxa"/>
            <w:tcBorders>
              <w:top w:val="single" w:sz="12" w:space="0" w:color="D9D9D9" w:themeColor="background1" w:themeShade="D9"/>
              <w:bottom w:val="single" w:sz="12" w:space="0" w:color="D9D9D9" w:themeColor="background1" w:themeShade="D9"/>
            </w:tcBorders>
          </w:tcPr>
          <w:p w:rsidR="002B5C22" w:rsidRPr="00F705A3" w:rsidRDefault="008F464D" w:rsidP="002B5C22">
            <w:pPr>
              <w:rPr>
                <w:rFonts w:ascii="Poppins" w:hAnsi="Poppins"/>
                <w:sz w:val="20"/>
                <w:szCs w:val="20"/>
                <w:lang w:eastAsia="ko-KR"/>
                <w:rPrChange w:id="179" w:author="thuyhuynh" w:date="2024-01-05T13:12:00Z">
                  <w:rPr>
                    <w:lang w:eastAsia="ko-KR"/>
                  </w:rPr>
                </w:rPrChange>
              </w:rPr>
            </w:pPr>
            <w:r w:rsidRPr="00F705A3">
              <w:rPr>
                <w:rFonts w:ascii="Poppins" w:hAnsi="Poppins"/>
                <w:sz w:val="20"/>
                <w:szCs w:val="20"/>
                <w:lang w:eastAsia="ko-KR"/>
                <w:rPrChange w:id="180" w:author="thuyhuynh" w:date="2024-01-05T13:12:00Z">
                  <w:rPr>
                    <w:lang w:eastAsia="ko-KR"/>
                  </w:rPr>
                </w:rPrChange>
              </w:rPr>
              <w:t>20</w:t>
            </w:r>
            <w:ins w:id="181" w:author="조준영" w:date="2021-05-10T15:52:00Z">
              <w:r w:rsidR="00540DBC" w:rsidRPr="00F705A3">
                <w:rPr>
                  <w:rFonts w:ascii="Poppins" w:hAnsi="Poppins"/>
                  <w:sz w:val="20"/>
                  <w:szCs w:val="20"/>
                  <w:lang w:eastAsia="ko-KR"/>
                  <w:rPrChange w:id="182" w:author="thuyhuynh" w:date="2024-01-05T13:12:00Z">
                    <w:rPr>
                      <w:lang w:eastAsia="ko-KR"/>
                    </w:rPr>
                  </w:rPrChange>
                </w:rPr>
                <w:t>21</w:t>
              </w:r>
            </w:ins>
            <w:del w:id="183" w:author="조준영" w:date="2021-05-10T15:52:00Z">
              <w:r w:rsidRPr="00F705A3" w:rsidDel="00540DBC">
                <w:rPr>
                  <w:rFonts w:ascii="Poppins" w:hAnsi="Poppins"/>
                  <w:sz w:val="20"/>
                  <w:szCs w:val="20"/>
                  <w:lang w:eastAsia="ko-KR"/>
                  <w:rPrChange w:id="184" w:author="thuyhuynh" w:date="2024-01-05T13:12:00Z">
                    <w:rPr>
                      <w:lang w:eastAsia="ko-KR"/>
                    </w:rPr>
                  </w:rPrChange>
                </w:rPr>
                <w:delText>1</w:delText>
              </w:r>
            </w:del>
            <w:ins w:id="185" w:author="Windows User" w:date="2018-02-06T15:27:00Z">
              <w:del w:id="186" w:author="조준영" w:date="2021-05-10T15:52:00Z">
                <w:r w:rsidR="00D94381" w:rsidRPr="00F705A3" w:rsidDel="00540DBC">
                  <w:rPr>
                    <w:rFonts w:ascii="Poppins" w:hAnsi="Poppins"/>
                    <w:sz w:val="20"/>
                    <w:szCs w:val="20"/>
                    <w:lang w:eastAsia="ko-KR"/>
                    <w:rPrChange w:id="187" w:author="thuyhuynh" w:date="2024-01-05T13:12:00Z">
                      <w:rPr>
                        <w:lang w:eastAsia="ko-KR"/>
                      </w:rPr>
                    </w:rPrChange>
                  </w:rPr>
                  <w:delText>8</w:delText>
                </w:r>
              </w:del>
            </w:ins>
            <w:del w:id="188" w:author="Windows User" w:date="2018-02-06T15:27:00Z">
              <w:r w:rsidRPr="00F705A3" w:rsidDel="00D94381">
                <w:rPr>
                  <w:rFonts w:ascii="Poppins" w:hAnsi="Poppins"/>
                  <w:sz w:val="20"/>
                  <w:szCs w:val="20"/>
                  <w:lang w:eastAsia="ko-KR"/>
                  <w:rPrChange w:id="189" w:author="thuyhuynh" w:date="2024-01-05T13:12:00Z">
                    <w:rPr>
                      <w:lang w:eastAsia="ko-KR"/>
                    </w:rPr>
                  </w:rPrChange>
                </w:rPr>
                <w:delText>2</w:delText>
              </w:r>
            </w:del>
            <w:r w:rsidRPr="00F705A3">
              <w:rPr>
                <w:rFonts w:ascii="Poppins" w:hAnsi="Poppins"/>
                <w:sz w:val="20"/>
                <w:szCs w:val="20"/>
                <w:lang w:eastAsia="ko-KR"/>
                <w:rPrChange w:id="190" w:author="thuyhuynh" w:date="2024-01-05T13:12:00Z">
                  <w:rPr>
                    <w:lang w:eastAsia="ko-KR"/>
                  </w:rPr>
                </w:rPrChange>
              </w:rPr>
              <w:t>.</w:t>
            </w:r>
            <w:ins w:id="191" w:author="Windows User" w:date="2018-02-06T15:27:00Z">
              <w:r w:rsidR="00D94381" w:rsidRPr="00F705A3">
                <w:rPr>
                  <w:rFonts w:ascii="Poppins" w:hAnsi="Poppins"/>
                  <w:sz w:val="20"/>
                  <w:szCs w:val="20"/>
                  <w:lang w:eastAsia="ko-KR"/>
                  <w:rPrChange w:id="192" w:author="thuyhuynh" w:date="2024-01-05T13:12:00Z">
                    <w:rPr>
                      <w:lang w:eastAsia="ko-KR"/>
                    </w:rPr>
                  </w:rPrChange>
                </w:rPr>
                <w:t>0</w:t>
              </w:r>
            </w:ins>
            <w:ins w:id="193" w:author="조준영" w:date="2021-05-10T15:52:00Z">
              <w:r w:rsidR="00540DBC" w:rsidRPr="00F705A3">
                <w:rPr>
                  <w:rFonts w:ascii="Poppins" w:hAnsi="Poppins"/>
                  <w:sz w:val="20"/>
                  <w:szCs w:val="20"/>
                  <w:lang w:eastAsia="ko-KR"/>
                  <w:rPrChange w:id="194" w:author="thuyhuynh" w:date="2024-01-05T13:12:00Z">
                    <w:rPr>
                      <w:lang w:eastAsia="ko-KR"/>
                    </w:rPr>
                  </w:rPrChange>
                </w:rPr>
                <w:t>5</w:t>
              </w:r>
            </w:ins>
            <w:ins w:id="195" w:author="Windows User" w:date="2018-02-06T15:27:00Z">
              <w:del w:id="196" w:author="조준영" w:date="2021-05-10T15:52:00Z">
                <w:r w:rsidR="00D94381" w:rsidRPr="00F705A3" w:rsidDel="00540DBC">
                  <w:rPr>
                    <w:rFonts w:ascii="Poppins" w:hAnsi="Poppins"/>
                    <w:sz w:val="20"/>
                    <w:szCs w:val="20"/>
                    <w:lang w:eastAsia="ko-KR"/>
                    <w:rPrChange w:id="197" w:author="thuyhuynh" w:date="2024-01-05T13:12:00Z">
                      <w:rPr>
                        <w:lang w:eastAsia="ko-KR"/>
                      </w:rPr>
                    </w:rPrChange>
                  </w:rPr>
                  <w:delText>2</w:delText>
                </w:r>
              </w:del>
            </w:ins>
            <w:del w:id="198" w:author="Windows User" w:date="2018-02-06T15:27:00Z">
              <w:r w:rsidR="00E24842" w:rsidRPr="00F705A3" w:rsidDel="00D94381">
                <w:rPr>
                  <w:rFonts w:ascii="Poppins" w:hAnsi="Poppins"/>
                  <w:sz w:val="20"/>
                  <w:szCs w:val="20"/>
                  <w:lang w:eastAsia="ko-KR"/>
                  <w:rPrChange w:id="199" w:author="thuyhuynh" w:date="2024-01-05T13:12:00Z">
                    <w:rPr>
                      <w:lang w:eastAsia="ko-KR"/>
                    </w:rPr>
                  </w:rPrChange>
                </w:rPr>
                <w:delText>11</w:delText>
              </w:r>
            </w:del>
            <w:r w:rsidRPr="00F705A3">
              <w:rPr>
                <w:rFonts w:ascii="Poppins" w:hAnsi="Poppins"/>
                <w:sz w:val="20"/>
                <w:szCs w:val="20"/>
                <w:lang w:eastAsia="ko-KR"/>
                <w:rPrChange w:id="200" w:author="thuyhuynh" w:date="2024-01-05T13:12:00Z">
                  <w:rPr>
                    <w:lang w:eastAsia="ko-KR"/>
                  </w:rPr>
                </w:rPrChange>
              </w:rPr>
              <w:t>.</w:t>
            </w:r>
            <w:ins w:id="201" w:author="Windows User" w:date="2018-02-06T15:28:00Z">
              <w:del w:id="202" w:author="조준영" w:date="2021-05-10T15:52:00Z">
                <w:r w:rsidR="00D94381" w:rsidRPr="00F705A3" w:rsidDel="00540DBC">
                  <w:rPr>
                    <w:rFonts w:ascii="Poppins" w:hAnsi="Poppins"/>
                    <w:sz w:val="20"/>
                    <w:szCs w:val="20"/>
                    <w:lang w:eastAsia="ko-KR"/>
                    <w:rPrChange w:id="203" w:author="thuyhuynh" w:date="2024-01-05T13:12:00Z">
                      <w:rPr>
                        <w:lang w:eastAsia="ko-KR"/>
                      </w:rPr>
                    </w:rPrChange>
                  </w:rPr>
                  <w:delText>0</w:delText>
                </w:r>
              </w:del>
            </w:ins>
            <w:ins w:id="204" w:author="조준영" w:date="2021-05-10T15:52:00Z">
              <w:r w:rsidR="00540DBC" w:rsidRPr="00F705A3">
                <w:rPr>
                  <w:rFonts w:ascii="Poppins" w:hAnsi="Poppins"/>
                  <w:sz w:val="20"/>
                  <w:szCs w:val="20"/>
                  <w:lang w:eastAsia="ko-KR"/>
                  <w:rPrChange w:id="205" w:author="thuyhuynh" w:date="2024-01-05T13:12:00Z">
                    <w:rPr>
                      <w:lang w:eastAsia="ko-KR"/>
                    </w:rPr>
                  </w:rPrChange>
                </w:rPr>
                <w:t>1</w:t>
              </w:r>
            </w:ins>
            <w:ins w:id="206" w:author="조준영" w:date="2021-05-12T11:20:00Z">
              <w:r w:rsidR="00BE4A6F" w:rsidRPr="00F705A3">
                <w:rPr>
                  <w:rFonts w:ascii="Poppins" w:hAnsi="Poppins"/>
                  <w:sz w:val="20"/>
                  <w:szCs w:val="20"/>
                  <w:lang w:eastAsia="ko-KR"/>
                  <w:rPrChange w:id="207" w:author="thuyhuynh" w:date="2024-01-05T13:12:00Z">
                    <w:rPr>
                      <w:lang w:eastAsia="ko-KR"/>
                    </w:rPr>
                  </w:rPrChange>
                </w:rPr>
                <w:t>2</w:t>
              </w:r>
            </w:ins>
            <w:del w:id="208" w:author="Windows User" w:date="2018-02-06T15:28:00Z">
              <w:r w:rsidR="00E24842" w:rsidRPr="00F705A3" w:rsidDel="00D94381">
                <w:rPr>
                  <w:rFonts w:ascii="Poppins" w:hAnsi="Poppins"/>
                  <w:sz w:val="20"/>
                  <w:szCs w:val="20"/>
                  <w:lang w:eastAsia="ko-KR"/>
                  <w:rPrChange w:id="209" w:author="thuyhuynh" w:date="2024-01-05T13:12:00Z">
                    <w:rPr>
                      <w:lang w:eastAsia="ko-KR"/>
                    </w:rPr>
                  </w:rPrChange>
                </w:rPr>
                <w:delText>1</w:delText>
              </w:r>
            </w:del>
            <w:del w:id="210" w:author="조준영" w:date="2021-05-10T15:52:00Z">
              <w:r w:rsidR="00E24842" w:rsidRPr="00F705A3" w:rsidDel="00540DBC">
                <w:rPr>
                  <w:rFonts w:ascii="Poppins" w:hAnsi="Poppins"/>
                  <w:sz w:val="20"/>
                  <w:szCs w:val="20"/>
                  <w:lang w:eastAsia="ko-KR"/>
                  <w:rPrChange w:id="211" w:author="thuyhuynh" w:date="2024-01-05T13:12:00Z">
                    <w:rPr>
                      <w:lang w:eastAsia="ko-KR"/>
                    </w:rPr>
                  </w:rPrChange>
                </w:rPr>
                <w:delText>6</w:delText>
              </w:r>
            </w:del>
          </w:p>
        </w:tc>
        <w:tc>
          <w:tcPr>
            <w:tcW w:w="6126" w:type="dxa"/>
            <w:tcBorders>
              <w:top w:val="single" w:sz="12" w:space="0" w:color="D9D9D9" w:themeColor="background1" w:themeShade="D9"/>
              <w:bottom w:val="single" w:sz="12" w:space="0" w:color="D9D9D9" w:themeColor="background1" w:themeShade="D9"/>
            </w:tcBorders>
          </w:tcPr>
          <w:p w:rsidR="00B60392" w:rsidRPr="00F705A3" w:rsidRDefault="00D94381">
            <w:pPr>
              <w:rPr>
                <w:rFonts w:ascii="Poppins" w:hAnsi="Poppins"/>
                <w:sz w:val="20"/>
                <w:szCs w:val="20"/>
                <w:lang w:eastAsia="ko-KR"/>
                <w:rPrChange w:id="212" w:author="thuyhuynh" w:date="2024-01-05T13:12:00Z">
                  <w:rPr>
                    <w:lang w:eastAsia="ko-KR"/>
                  </w:rPr>
                </w:rPrChange>
              </w:rPr>
            </w:pPr>
            <w:ins w:id="213" w:author="Windows User" w:date="2018-02-06T15:27:00Z">
              <w:r w:rsidRPr="00F705A3">
                <w:rPr>
                  <w:rFonts w:ascii="Poppins" w:hAnsi="Poppins"/>
                  <w:sz w:val="20"/>
                  <w:szCs w:val="20"/>
                  <w:lang w:eastAsia="ko-KR"/>
                  <w:rPrChange w:id="214" w:author="thuyhuynh" w:date="2024-01-05T13:12:00Z">
                    <w:rPr>
                      <w:lang w:eastAsia="ko-KR"/>
                    </w:rPr>
                  </w:rPrChange>
                </w:rPr>
                <w:t xml:space="preserve">First </w:t>
              </w:r>
            </w:ins>
            <w:del w:id="215" w:author="Windows User" w:date="2018-02-06T15:27:00Z">
              <w:r w:rsidR="00FC699F" w:rsidRPr="00F705A3" w:rsidDel="00D94381">
                <w:rPr>
                  <w:rFonts w:ascii="Poppins" w:hAnsi="Poppins"/>
                  <w:sz w:val="20"/>
                  <w:szCs w:val="20"/>
                  <w:lang w:eastAsia="ko-KR"/>
                  <w:rPrChange w:id="216" w:author="thuyhuynh" w:date="2024-01-05T13:12:00Z">
                    <w:rPr>
                      <w:lang w:eastAsia="ko-KR"/>
                    </w:rPr>
                  </w:rPrChange>
                </w:rPr>
                <w:delText>Beta</w:delText>
              </w:r>
              <w:r w:rsidR="00AA7CEE" w:rsidRPr="00F705A3" w:rsidDel="00D94381">
                <w:rPr>
                  <w:rFonts w:ascii="Poppins" w:hAnsi="Poppins"/>
                  <w:sz w:val="20"/>
                  <w:szCs w:val="20"/>
                  <w:lang w:eastAsia="ko-KR"/>
                  <w:rPrChange w:id="217" w:author="thuyhuynh" w:date="2024-01-05T13:12:00Z">
                    <w:rPr>
                      <w:lang w:eastAsia="ko-KR"/>
                    </w:rPr>
                  </w:rPrChange>
                </w:rPr>
                <w:delText xml:space="preserve"> version </w:delText>
              </w:r>
            </w:del>
            <w:ins w:id="218" w:author="조준영" w:date="2021-05-11T10:27:00Z">
              <w:r w:rsidR="00141108" w:rsidRPr="00F705A3">
                <w:rPr>
                  <w:rFonts w:ascii="Poppins" w:hAnsi="Poppins"/>
                  <w:sz w:val="20"/>
                  <w:szCs w:val="20"/>
                  <w:lang w:eastAsia="ko-KR"/>
                  <w:rPrChange w:id="219" w:author="thuyhuynh" w:date="2024-01-05T13:12:00Z">
                    <w:rPr>
                      <w:lang w:eastAsia="ko-KR"/>
                    </w:rPr>
                  </w:rPrChange>
                </w:rPr>
                <w:t>Version</w:t>
              </w:r>
            </w:ins>
            <w:del w:id="220" w:author="조준영" w:date="2021-05-11T10:27:00Z">
              <w:r w:rsidR="00AA7CEE" w:rsidRPr="00F705A3" w:rsidDel="00141108">
                <w:rPr>
                  <w:rFonts w:ascii="Poppins" w:hAnsi="Poppins"/>
                  <w:sz w:val="20"/>
                  <w:szCs w:val="20"/>
                  <w:lang w:eastAsia="ko-KR"/>
                  <w:rPrChange w:id="221" w:author="thuyhuynh" w:date="2024-01-05T13:12:00Z">
                    <w:rPr>
                      <w:lang w:eastAsia="ko-KR"/>
                    </w:rPr>
                  </w:rPrChange>
                </w:rPr>
                <w:delText>release</w:delText>
              </w:r>
            </w:del>
            <w:del w:id="222" w:author="Windows User" w:date="2018-02-06T16:38:00Z">
              <w:r w:rsidR="00AA7CEE" w:rsidRPr="00F705A3" w:rsidDel="00F610A4">
                <w:rPr>
                  <w:rFonts w:ascii="Poppins" w:hAnsi="Poppins"/>
                  <w:sz w:val="20"/>
                  <w:szCs w:val="20"/>
                  <w:lang w:eastAsia="ko-KR"/>
                  <w:rPrChange w:id="223" w:author="thuyhuynh" w:date="2024-01-05T13:12:00Z">
                    <w:rPr>
                      <w:lang w:eastAsia="ko-KR"/>
                    </w:rPr>
                  </w:rPrChange>
                </w:rPr>
                <w:delText>d</w:delText>
              </w:r>
            </w:del>
            <w:del w:id="224" w:author="Windows User" w:date="2018-02-06T15:27:00Z">
              <w:r w:rsidR="00AA7CEE" w:rsidRPr="00F705A3" w:rsidDel="00D94381">
                <w:rPr>
                  <w:rFonts w:ascii="Poppins" w:hAnsi="Poppins"/>
                  <w:sz w:val="20"/>
                  <w:szCs w:val="20"/>
                  <w:lang w:eastAsia="ko-KR"/>
                  <w:rPrChange w:id="225" w:author="thuyhuynh" w:date="2024-01-05T13:12:00Z">
                    <w:rPr>
                      <w:lang w:eastAsia="ko-KR"/>
                    </w:rPr>
                  </w:rPrChange>
                </w:rPr>
                <w:delText xml:space="preserve"> to customers</w:delText>
              </w:r>
            </w:del>
          </w:p>
        </w:tc>
      </w:tr>
      <w:tr w:rsidR="00BB0A2C" w:rsidRPr="00F705A3" w:rsidTr="002D7B92">
        <w:tc>
          <w:tcPr>
            <w:tcW w:w="1230" w:type="dxa"/>
            <w:tcBorders>
              <w:top w:val="single" w:sz="12" w:space="0" w:color="D9D9D9" w:themeColor="background1" w:themeShade="D9"/>
              <w:bottom w:val="single" w:sz="12" w:space="0" w:color="D9D9D9" w:themeColor="background1" w:themeShade="D9"/>
            </w:tcBorders>
          </w:tcPr>
          <w:p w:rsidR="00BB0A2C" w:rsidRPr="00F705A3" w:rsidRDefault="0049191C" w:rsidP="00A558DD">
            <w:pPr>
              <w:rPr>
                <w:rFonts w:ascii="Poppins" w:hAnsi="Poppins"/>
                <w:sz w:val="20"/>
                <w:szCs w:val="20"/>
                <w:lang w:eastAsia="ko-KR"/>
                <w:rPrChange w:id="226" w:author="thuyhuynh" w:date="2024-01-05T13:12:00Z">
                  <w:rPr>
                    <w:lang w:eastAsia="ko-KR"/>
                  </w:rPr>
                </w:rPrChange>
              </w:rPr>
            </w:pPr>
            <w:ins w:id="227" w:author="ptdung" w:date="2023-11-30T18:43:00Z">
              <w:r w:rsidRPr="00F705A3">
                <w:rPr>
                  <w:rFonts w:ascii="Poppins" w:hAnsi="Poppins"/>
                  <w:sz w:val="20"/>
                  <w:szCs w:val="20"/>
                  <w:lang w:eastAsia="ko-KR"/>
                  <w:rPrChange w:id="228" w:author="thuyhuynh" w:date="2024-01-05T13:12:00Z">
                    <w:rPr>
                      <w:lang w:eastAsia="ko-KR"/>
                    </w:rPr>
                  </w:rPrChange>
                </w:rPr>
                <w:t>1.1</w:t>
              </w:r>
            </w:ins>
            <w:del w:id="229" w:author="Windows User" w:date="2018-02-06T15:27:00Z">
              <w:r w:rsidR="00BB0A2C" w:rsidRPr="00F705A3" w:rsidDel="00D94381">
                <w:rPr>
                  <w:rFonts w:ascii="Poppins" w:hAnsi="Poppins"/>
                  <w:sz w:val="20"/>
                  <w:szCs w:val="20"/>
                  <w:lang w:eastAsia="ko-KR"/>
                  <w:rPrChange w:id="230" w:author="thuyhuynh" w:date="2024-01-05T13:12:00Z">
                    <w:rPr>
                      <w:lang w:eastAsia="ko-KR"/>
                    </w:rPr>
                  </w:rPrChange>
                </w:rPr>
                <w:delText>1.1</w:delText>
              </w:r>
            </w:del>
          </w:p>
        </w:tc>
        <w:tc>
          <w:tcPr>
            <w:tcW w:w="2112" w:type="dxa"/>
            <w:tcBorders>
              <w:top w:val="single" w:sz="12" w:space="0" w:color="D9D9D9" w:themeColor="background1" w:themeShade="D9"/>
              <w:bottom w:val="single" w:sz="12" w:space="0" w:color="D9D9D9" w:themeColor="background1" w:themeShade="D9"/>
            </w:tcBorders>
          </w:tcPr>
          <w:p w:rsidR="00BB0A2C" w:rsidRPr="00F705A3" w:rsidRDefault="0049191C" w:rsidP="00A558DD">
            <w:pPr>
              <w:rPr>
                <w:rFonts w:ascii="Poppins" w:hAnsi="Poppins"/>
                <w:sz w:val="20"/>
                <w:szCs w:val="20"/>
                <w:lang w:eastAsia="ko-KR"/>
                <w:rPrChange w:id="231" w:author="thuyhuynh" w:date="2024-01-05T13:12:00Z">
                  <w:rPr>
                    <w:lang w:eastAsia="ko-KR"/>
                  </w:rPr>
                </w:rPrChange>
              </w:rPr>
            </w:pPr>
            <w:ins w:id="232" w:author="ptdung" w:date="2023-11-30T18:43:00Z">
              <w:r w:rsidRPr="00F705A3">
                <w:rPr>
                  <w:rFonts w:ascii="Poppins" w:hAnsi="Poppins"/>
                  <w:sz w:val="20"/>
                  <w:szCs w:val="20"/>
                  <w:lang w:eastAsia="ko-KR"/>
                  <w:rPrChange w:id="233" w:author="thuyhuynh" w:date="2024-01-05T13:12:00Z">
                    <w:rPr>
                      <w:lang w:eastAsia="ko-KR"/>
                    </w:rPr>
                  </w:rPrChange>
                </w:rPr>
                <w:t>2023.11.30</w:t>
              </w:r>
            </w:ins>
            <w:del w:id="234" w:author="Windows User" w:date="2018-02-06T15:27:00Z">
              <w:r w:rsidR="00BB0A2C" w:rsidRPr="00F705A3" w:rsidDel="00D94381">
                <w:rPr>
                  <w:rFonts w:ascii="Poppins" w:hAnsi="Poppins"/>
                  <w:sz w:val="20"/>
                  <w:szCs w:val="20"/>
                  <w:lang w:eastAsia="ko-KR"/>
                  <w:rPrChange w:id="235" w:author="thuyhuynh" w:date="2024-01-05T13:12:00Z">
                    <w:rPr>
                      <w:lang w:eastAsia="ko-KR"/>
                    </w:rPr>
                  </w:rPrChange>
                </w:rPr>
                <w:delText>2012.11.19</w:delText>
              </w:r>
            </w:del>
          </w:p>
        </w:tc>
        <w:tc>
          <w:tcPr>
            <w:tcW w:w="6126" w:type="dxa"/>
            <w:tcBorders>
              <w:top w:val="single" w:sz="12" w:space="0" w:color="D9D9D9" w:themeColor="background1" w:themeShade="D9"/>
              <w:bottom w:val="single" w:sz="12" w:space="0" w:color="D9D9D9" w:themeColor="background1" w:themeShade="D9"/>
            </w:tcBorders>
          </w:tcPr>
          <w:p w:rsidR="00BB0A2C" w:rsidRPr="00F705A3" w:rsidRDefault="00276A8F" w:rsidP="00BB0A2C">
            <w:pPr>
              <w:rPr>
                <w:rFonts w:ascii="Poppins" w:hAnsi="Poppins"/>
                <w:sz w:val="20"/>
                <w:szCs w:val="20"/>
                <w:lang w:eastAsia="ko-KR"/>
                <w:rPrChange w:id="236" w:author="thuyhuynh" w:date="2024-01-05T13:12:00Z">
                  <w:rPr>
                    <w:lang w:eastAsia="ko-KR"/>
                  </w:rPr>
                </w:rPrChange>
              </w:rPr>
            </w:pPr>
            <w:ins w:id="237" w:author="ptdung" w:date="2023-11-30T18:55:00Z">
              <w:r w:rsidRPr="00F705A3">
                <w:rPr>
                  <w:rFonts w:ascii="Poppins" w:hAnsi="Poppins"/>
                  <w:sz w:val="20"/>
                  <w:szCs w:val="20"/>
                  <w:lang w:eastAsia="ko-KR"/>
                  <w:rPrChange w:id="238" w:author="thuyhuynh" w:date="2024-01-05T13:12:00Z">
                    <w:rPr>
                      <w:lang w:eastAsia="ko-KR"/>
                    </w:rPr>
                  </w:rPrChange>
                </w:rPr>
                <w:t>Revised</w:t>
              </w:r>
            </w:ins>
            <w:del w:id="239" w:author="Windows User" w:date="2018-02-06T15:27:00Z">
              <w:r w:rsidR="00BB0A2C" w:rsidRPr="00F705A3" w:rsidDel="00D94381">
                <w:rPr>
                  <w:rFonts w:ascii="Poppins" w:hAnsi="Poppins"/>
                  <w:sz w:val="20"/>
                  <w:szCs w:val="20"/>
                  <w:lang w:eastAsia="ko-KR"/>
                  <w:rPrChange w:id="240" w:author="thuyhuynh" w:date="2024-01-05T13:12:00Z">
                    <w:rPr>
                      <w:lang w:eastAsia="ko-KR"/>
                    </w:rPr>
                  </w:rPrChange>
                </w:rPr>
                <w:delText>Minor update</w:delText>
              </w:r>
            </w:del>
          </w:p>
        </w:tc>
      </w:tr>
      <w:tr w:rsidR="00B60392" w:rsidRPr="00F705A3" w:rsidTr="002D7B92">
        <w:tc>
          <w:tcPr>
            <w:tcW w:w="1230" w:type="dxa"/>
            <w:tcBorders>
              <w:top w:val="single" w:sz="12" w:space="0" w:color="D9D9D9" w:themeColor="background1" w:themeShade="D9"/>
              <w:bottom w:val="single" w:sz="12" w:space="0" w:color="D9D9D9" w:themeColor="background1" w:themeShade="D9"/>
            </w:tcBorders>
          </w:tcPr>
          <w:p w:rsidR="00B60392" w:rsidRPr="00F705A3" w:rsidRDefault="00403FDF" w:rsidP="00B60392">
            <w:pPr>
              <w:rPr>
                <w:rFonts w:ascii="Poppins" w:hAnsi="Poppins"/>
                <w:sz w:val="20"/>
                <w:szCs w:val="20"/>
                <w:lang w:eastAsia="ko-KR"/>
                <w:rPrChange w:id="241" w:author="thuyhuynh" w:date="2024-01-05T13:12:00Z">
                  <w:rPr>
                    <w:lang w:eastAsia="ko-KR"/>
                  </w:rPr>
                </w:rPrChange>
              </w:rPr>
            </w:pPr>
            <w:del w:id="242" w:author="Windows User" w:date="2018-02-06T15:27:00Z">
              <w:r w:rsidRPr="00F705A3" w:rsidDel="00D94381">
                <w:rPr>
                  <w:rFonts w:ascii="Poppins" w:hAnsi="Poppins"/>
                  <w:sz w:val="20"/>
                  <w:szCs w:val="20"/>
                  <w:lang w:eastAsia="ko-KR"/>
                  <w:rPrChange w:id="243" w:author="thuyhuynh" w:date="2024-01-05T13:12:00Z">
                    <w:rPr>
                      <w:lang w:eastAsia="ko-KR"/>
                    </w:rPr>
                  </w:rPrChange>
                </w:rPr>
                <w:delText>1.2</w:delText>
              </w:r>
            </w:del>
          </w:p>
        </w:tc>
        <w:tc>
          <w:tcPr>
            <w:tcW w:w="2112" w:type="dxa"/>
            <w:tcBorders>
              <w:top w:val="single" w:sz="12" w:space="0" w:color="D9D9D9" w:themeColor="background1" w:themeShade="D9"/>
              <w:bottom w:val="single" w:sz="12" w:space="0" w:color="D9D9D9" w:themeColor="background1" w:themeShade="D9"/>
            </w:tcBorders>
          </w:tcPr>
          <w:p w:rsidR="00B60392" w:rsidRPr="00F705A3" w:rsidRDefault="00403FDF" w:rsidP="00B60392">
            <w:pPr>
              <w:rPr>
                <w:rFonts w:ascii="Poppins" w:hAnsi="Poppins"/>
                <w:sz w:val="20"/>
                <w:szCs w:val="20"/>
                <w:lang w:eastAsia="ko-KR"/>
                <w:rPrChange w:id="244" w:author="thuyhuynh" w:date="2024-01-05T13:12:00Z">
                  <w:rPr>
                    <w:lang w:eastAsia="ko-KR"/>
                  </w:rPr>
                </w:rPrChange>
              </w:rPr>
            </w:pPr>
            <w:del w:id="245" w:author="Windows User" w:date="2018-02-06T15:27:00Z">
              <w:r w:rsidRPr="00F705A3" w:rsidDel="00D94381">
                <w:rPr>
                  <w:rFonts w:ascii="Poppins" w:hAnsi="Poppins"/>
                  <w:sz w:val="20"/>
                  <w:szCs w:val="20"/>
                  <w:lang w:eastAsia="ko-KR"/>
                  <w:rPrChange w:id="246" w:author="thuyhuynh" w:date="2024-01-05T13:12:00Z">
                    <w:rPr>
                      <w:lang w:eastAsia="ko-KR"/>
                    </w:rPr>
                  </w:rPrChange>
                </w:rPr>
                <w:delText>2012.11.21</w:delText>
              </w:r>
            </w:del>
          </w:p>
        </w:tc>
        <w:tc>
          <w:tcPr>
            <w:tcW w:w="6126" w:type="dxa"/>
            <w:tcBorders>
              <w:top w:val="single" w:sz="12" w:space="0" w:color="D9D9D9" w:themeColor="background1" w:themeShade="D9"/>
              <w:bottom w:val="single" w:sz="12" w:space="0" w:color="D9D9D9" w:themeColor="background1" w:themeShade="D9"/>
            </w:tcBorders>
          </w:tcPr>
          <w:p w:rsidR="00B60392" w:rsidRPr="00F705A3" w:rsidRDefault="00403FDF" w:rsidP="00403FDF">
            <w:pPr>
              <w:rPr>
                <w:rFonts w:ascii="Poppins" w:hAnsi="Poppins"/>
                <w:sz w:val="20"/>
                <w:szCs w:val="20"/>
                <w:lang w:eastAsia="ko-KR"/>
                <w:rPrChange w:id="247" w:author="thuyhuynh" w:date="2024-01-05T13:12:00Z">
                  <w:rPr>
                    <w:lang w:eastAsia="ko-KR"/>
                  </w:rPr>
                </w:rPrChange>
              </w:rPr>
            </w:pPr>
            <w:del w:id="248" w:author="Windows User" w:date="2018-02-06T15:27:00Z">
              <w:r w:rsidRPr="00F705A3" w:rsidDel="00D94381">
                <w:rPr>
                  <w:rFonts w:ascii="Poppins" w:hAnsi="Poppins"/>
                  <w:sz w:val="20"/>
                  <w:szCs w:val="20"/>
                  <w:lang w:eastAsia="ko-KR"/>
                  <w:rPrChange w:id="249" w:author="thuyhuynh" w:date="2024-01-05T13:12:00Z">
                    <w:rPr>
                      <w:lang w:eastAsia="ko-KR"/>
                    </w:rPr>
                  </w:rPrChange>
                </w:rPr>
                <w:delText>Grammar correction</w:delText>
              </w:r>
            </w:del>
          </w:p>
        </w:tc>
      </w:tr>
      <w:tr w:rsidR="007F66E4" w:rsidRPr="00F705A3" w:rsidTr="002D7B92">
        <w:tc>
          <w:tcPr>
            <w:tcW w:w="1230" w:type="dxa"/>
            <w:tcBorders>
              <w:top w:val="single" w:sz="12" w:space="0" w:color="D9D9D9" w:themeColor="background1" w:themeShade="D9"/>
              <w:bottom w:val="single" w:sz="12" w:space="0" w:color="D9D9D9" w:themeColor="background1" w:themeShade="D9"/>
            </w:tcBorders>
          </w:tcPr>
          <w:p w:rsidR="007F66E4" w:rsidRPr="00F705A3" w:rsidRDefault="00054C96" w:rsidP="00A7497E">
            <w:pPr>
              <w:rPr>
                <w:rFonts w:ascii="Poppins" w:hAnsi="Poppins"/>
                <w:sz w:val="20"/>
                <w:szCs w:val="20"/>
                <w:lang w:eastAsia="ko-KR"/>
                <w:rPrChange w:id="250" w:author="thuyhuynh" w:date="2024-01-05T13:12:00Z">
                  <w:rPr>
                    <w:lang w:eastAsia="ko-KR"/>
                  </w:rPr>
                </w:rPrChange>
              </w:rPr>
            </w:pPr>
            <w:del w:id="251" w:author="Windows User" w:date="2018-02-06T15:27:00Z">
              <w:r w:rsidRPr="00F705A3" w:rsidDel="00D94381">
                <w:rPr>
                  <w:rFonts w:ascii="Poppins" w:hAnsi="Poppins"/>
                  <w:sz w:val="20"/>
                  <w:szCs w:val="20"/>
                  <w:lang w:eastAsia="ko-KR"/>
                  <w:rPrChange w:id="252" w:author="thuyhuynh" w:date="2024-01-05T13:12:00Z">
                    <w:rPr>
                      <w:lang w:eastAsia="ko-KR"/>
                    </w:rPr>
                  </w:rPrChange>
                </w:rPr>
                <w:delText>1.3</w:delText>
              </w:r>
            </w:del>
          </w:p>
        </w:tc>
        <w:tc>
          <w:tcPr>
            <w:tcW w:w="2112" w:type="dxa"/>
            <w:tcBorders>
              <w:top w:val="single" w:sz="12" w:space="0" w:color="D9D9D9" w:themeColor="background1" w:themeShade="D9"/>
              <w:bottom w:val="single" w:sz="12" w:space="0" w:color="D9D9D9" w:themeColor="background1" w:themeShade="D9"/>
            </w:tcBorders>
          </w:tcPr>
          <w:p w:rsidR="007F66E4" w:rsidRPr="00F705A3" w:rsidRDefault="00054C96" w:rsidP="00A7497E">
            <w:pPr>
              <w:rPr>
                <w:rFonts w:ascii="Poppins" w:hAnsi="Poppins"/>
                <w:sz w:val="20"/>
                <w:szCs w:val="20"/>
                <w:lang w:eastAsia="ko-KR"/>
                <w:rPrChange w:id="253" w:author="thuyhuynh" w:date="2024-01-05T13:12:00Z">
                  <w:rPr>
                    <w:lang w:eastAsia="ko-KR"/>
                  </w:rPr>
                </w:rPrChange>
              </w:rPr>
            </w:pPr>
            <w:del w:id="254" w:author="Windows User" w:date="2018-02-06T15:27:00Z">
              <w:r w:rsidRPr="00F705A3" w:rsidDel="00D94381">
                <w:rPr>
                  <w:rFonts w:ascii="Poppins" w:hAnsi="Poppins"/>
                  <w:sz w:val="20"/>
                  <w:szCs w:val="20"/>
                  <w:lang w:eastAsia="ko-KR"/>
                  <w:rPrChange w:id="255" w:author="thuyhuynh" w:date="2024-01-05T13:12:00Z">
                    <w:rPr>
                      <w:lang w:eastAsia="ko-KR"/>
                    </w:rPr>
                  </w:rPrChange>
                </w:rPr>
                <w:delText>2013.10.24</w:delText>
              </w:r>
            </w:del>
          </w:p>
        </w:tc>
        <w:tc>
          <w:tcPr>
            <w:tcW w:w="6126" w:type="dxa"/>
            <w:tcBorders>
              <w:top w:val="single" w:sz="12" w:space="0" w:color="D9D9D9" w:themeColor="background1" w:themeShade="D9"/>
              <w:bottom w:val="single" w:sz="12" w:space="0" w:color="D9D9D9" w:themeColor="background1" w:themeShade="D9"/>
            </w:tcBorders>
          </w:tcPr>
          <w:p w:rsidR="007F66E4" w:rsidRPr="00F705A3" w:rsidRDefault="001A139B" w:rsidP="00A7497E">
            <w:pPr>
              <w:rPr>
                <w:rFonts w:ascii="Poppins" w:hAnsi="Poppins"/>
                <w:sz w:val="20"/>
                <w:szCs w:val="20"/>
                <w:lang w:eastAsia="ko-KR"/>
                <w:rPrChange w:id="256" w:author="thuyhuynh" w:date="2024-01-05T13:12:00Z">
                  <w:rPr>
                    <w:lang w:eastAsia="ko-KR"/>
                  </w:rPr>
                </w:rPrChange>
              </w:rPr>
            </w:pPr>
            <w:del w:id="257" w:author="Windows User" w:date="2018-02-06T15:27:00Z">
              <w:r w:rsidRPr="00F705A3" w:rsidDel="00D94381">
                <w:rPr>
                  <w:rFonts w:ascii="Poppins" w:hAnsi="Poppins"/>
                  <w:sz w:val="20"/>
                  <w:szCs w:val="20"/>
                  <w:lang w:eastAsia="ko-KR"/>
                  <w:rPrChange w:id="258" w:author="thuyhuynh" w:date="2024-01-05T13:12:00Z">
                    <w:rPr>
                      <w:lang w:eastAsia="ko-KR"/>
                    </w:rPr>
                  </w:rPrChange>
                </w:rPr>
                <w:delText>Update product inventory</w:delText>
              </w:r>
            </w:del>
          </w:p>
        </w:tc>
      </w:tr>
      <w:tr w:rsidR="007F66E4" w:rsidRPr="00F705A3" w:rsidTr="002D7B92">
        <w:tblPrEx>
          <w:tblW w:w="0" w:type="auto"/>
          <w:tblInd w:w="108" w:type="dxa"/>
          <w:tblPrExChange w:id="259" w:author="jycho" w:date="2014-08-13T13:23:00Z">
            <w:tblPrEx>
              <w:tblW w:w="0" w:type="auto"/>
              <w:tblInd w:w="108" w:type="dxa"/>
            </w:tblPrEx>
          </w:tblPrExChange>
        </w:tblPrEx>
        <w:trPr>
          <w:trPrChange w:id="260" w:author="jycho" w:date="2014-08-13T13:23:00Z">
            <w:trPr>
              <w:gridAfter w:val="0"/>
            </w:trPr>
          </w:trPrChange>
        </w:trPr>
        <w:tc>
          <w:tcPr>
            <w:tcW w:w="1230" w:type="dxa"/>
            <w:tcBorders>
              <w:top w:val="single" w:sz="12" w:space="0" w:color="D9D9D9" w:themeColor="background1" w:themeShade="D9"/>
              <w:bottom w:val="single" w:sz="12" w:space="0" w:color="D9D9D9" w:themeColor="background1" w:themeShade="D9"/>
            </w:tcBorders>
            <w:tcPrChange w:id="261" w:author="jycho" w:date="2014-08-13T13:23:00Z">
              <w:tcPr>
                <w:tcW w:w="1260" w:type="dxa"/>
                <w:gridSpan w:val="2"/>
                <w:tcBorders>
                  <w:top w:val="single" w:sz="12" w:space="0" w:color="D9D9D9" w:themeColor="background1" w:themeShade="D9"/>
                  <w:bottom w:val="single" w:sz="24" w:space="0" w:color="D9D9D9" w:themeColor="background1" w:themeShade="D9"/>
                </w:tcBorders>
              </w:tcPr>
            </w:tcPrChange>
          </w:tcPr>
          <w:p w:rsidR="007F66E4" w:rsidRPr="00F705A3" w:rsidRDefault="006B1F50" w:rsidP="00B60392">
            <w:pPr>
              <w:rPr>
                <w:rFonts w:ascii="Poppins" w:hAnsi="Poppins"/>
                <w:sz w:val="20"/>
                <w:szCs w:val="20"/>
                <w:lang w:eastAsia="ko-KR"/>
                <w:rPrChange w:id="262" w:author="thuyhuynh" w:date="2024-01-05T13:12:00Z">
                  <w:rPr>
                    <w:lang w:eastAsia="ko-KR"/>
                  </w:rPr>
                </w:rPrChange>
              </w:rPr>
            </w:pPr>
            <w:del w:id="263" w:author="Windows User" w:date="2018-02-06T15:27:00Z">
              <w:r w:rsidRPr="00F705A3" w:rsidDel="00D94381">
                <w:rPr>
                  <w:rFonts w:ascii="Poppins" w:hAnsi="Poppins"/>
                  <w:sz w:val="20"/>
                  <w:szCs w:val="20"/>
                  <w:lang w:eastAsia="ko-KR"/>
                  <w:rPrChange w:id="264" w:author="thuyhuynh" w:date="2024-01-05T13:12:00Z">
                    <w:rPr>
                      <w:lang w:eastAsia="ko-KR"/>
                    </w:rPr>
                  </w:rPrChange>
                </w:rPr>
                <w:delText>1.4</w:delText>
              </w:r>
            </w:del>
          </w:p>
        </w:tc>
        <w:tc>
          <w:tcPr>
            <w:tcW w:w="2112" w:type="dxa"/>
            <w:tcBorders>
              <w:top w:val="single" w:sz="12" w:space="0" w:color="D9D9D9" w:themeColor="background1" w:themeShade="D9"/>
              <w:bottom w:val="single" w:sz="12" w:space="0" w:color="D9D9D9" w:themeColor="background1" w:themeShade="D9"/>
            </w:tcBorders>
            <w:tcPrChange w:id="265" w:author="jycho" w:date="2014-08-13T13:23:00Z">
              <w:tcPr>
                <w:tcW w:w="1530" w:type="dxa"/>
                <w:gridSpan w:val="2"/>
                <w:tcBorders>
                  <w:top w:val="single" w:sz="12" w:space="0" w:color="D9D9D9" w:themeColor="background1" w:themeShade="D9"/>
                  <w:bottom w:val="single" w:sz="24" w:space="0" w:color="D9D9D9" w:themeColor="background1" w:themeShade="D9"/>
                </w:tcBorders>
              </w:tcPr>
            </w:tcPrChange>
          </w:tcPr>
          <w:p w:rsidR="007F66E4" w:rsidRPr="00F705A3" w:rsidRDefault="006B1F50">
            <w:pPr>
              <w:rPr>
                <w:rFonts w:ascii="Poppins" w:hAnsi="Poppins"/>
                <w:sz w:val="20"/>
                <w:szCs w:val="20"/>
                <w:lang w:eastAsia="ko-KR"/>
                <w:rPrChange w:id="266" w:author="thuyhuynh" w:date="2024-01-05T13:12:00Z">
                  <w:rPr>
                    <w:lang w:eastAsia="ko-KR"/>
                  </w:rPr>
                </w:rPrChange>
              </w:rPr>
            </w:pPr>
            <w:del w:id="267" w:author="Windows User" w:date="2018-02-06T15:27:00Z">
              <w:r w:rsidRPr="00F705A3" w:rsidDel="00D94381">
                <w:rPr>
                  <w:rFonts w:ascii="Poppins" w:hAnsi="Poppins"/>
                  <w:sz w:val="20"/>
                  <w:szCs w:val="20"/>
                  <w:lang w:eastAsia="ko-KR"/>
                  <w:rPrChange w:id="268" w:author="thuyhuynh" w:date="2024-01-05T13:12:00Z">
                    <w:rPr>
                      <w:lang w:eastAsia="ko-KR"/>
                    </w:rPr>
                  </w:rPrChange>
                </w:rPr>
                <w:delText>2013</w:delText>
              </w:r>
            </w:del>
            <w:ins w:id="269" w:author="Iritech" w:date="2014-01-07T10:27:00Z">
              <w:del w:id="270" w:author="Windows User" w:date="2018-02-06T15:27:00Z">
                <w:r w:rsidR="00ED095B" w:rsidRPr="00F705A3" w:rsidDel="00D94381">
                  <w:rPr>
                    <w:rFonts w:ascii="Poppins" w:hAnsi="Poppins"/>
                    <w:sz w:val="20"/>
                    <w:szCs w:val="20"/>
                    <w:lang w:eastAsia="ko-KR"/>
                    <w:rPrChange w:id="271" w:author="thuyhuynh" w:date="2024-01-05T13:12:00Z">
                      <w:rPr>
                        <w:lang w:eastAsia="ko-KR"/>
                      </w:rPr>
                    </w:rPrChange>
                  </w:rPr>
                  <w:delText>2014</w:delText>
                </w:r>
              </w:del>
            </w:ins>
            <w:del w:id="272" w:author="Windows User" w:date="2018-02-06T15:27:00Z">
              <w:r w:rsidRPr="00F705A3" w:rsidDel="00D94381">
                <w:rPr>
                  <w:rFonts w:ascii="Poppins" w:hAnsi="Poppins"/>
                  <w:sz w:val="20"/>
                  <w:szCs w:val="20"/>
                  <w:lang w:eastAsia="ko-KR"/>
                  <w:rPrChange w:id="273" w:author="thuyhuynh" w:date="2024-01-05T13:12:00Z">
                    <w:rPr>
                      <w:lang w:eastAsia="ko-KR"/>
                    </w:rPr>
                  </w:rPrChange>
                </w:rPr>
                <w:delText>.12</w:delText>
              </w:r>
            </w:del>
            <w:ins w:id="274" w:author="Iritech" w:date="2014-01-07T10:27:00Z">
              <w:del w:id="275" w:author="Windows User" w:date="2018-02-06T15:27:00Z">
                <w:r w:rsidR="00ED095B" w:rsidRPr="00F705A3" w:rsidDel="00D94381">
                  <w:rPr>
                    <w:rFonts w:ascii="Poppins" w:hAnsi="Poppins"/>
                    <w:sz w:val="20"/>
                    <w:szCs w:val="20"/>
                    <w:lang w:eastAsia="ko-KR"/>
                    <w:rPrChange w:id="276" w:author="thuyhuynh" w:date="2024-01-05T13:12:00Z">
                      <w:rPr>
                        <w:lang w:eastAsia="ko-KR"/>
                      </w:rPr>
                    </w:rPrChange>
                  </w:rPr>
                  <w:delText>01</w:delText>
                </w:r>
              </w:del>
            </w:ins>
            <w:del w:id="277" w:author="Windows User" w:date="2018-02-06T15:27:00Z">
              <w:r w:rsidRPr="00F705A3" w:rsidDel="00D94381">
                <w:rPr>
                  <w:rFonts w:ascii="Poppins" w:hAnsi="Poppins"/>
                  <w:sz w:val="20"/>
                  <w:szCs w:val="20"/>
                  <w:lang w:eastAsia="ko-KR"/>
                  <w:rPrChange w:id="278" w:author="thuyhuynh" w:date="2024-01-05T13:12:00Z">
                    <w:rPr>
                      <w:lang w:eastAsia="ko-KR"/>
                    </w:rPr>
                  </w:rPrChange>
                </w:rPr>
                <w:delText>.</w:delText>
              </w:r>
              <w:r w:rsidR="00F272DF" w:rsidRPr="00F705A3" w:rsidDel="00D94381">
                <w:rPr>
                  <w:rFonts w:ascii="Poppins" w:hAnsi="Poppins"/>
                  <w:sz w:val="20"/>
                  <w:szCs w:val="20"/>
                  <w:lang w:eastAsia="ko-KR"/>
                  <w:rPrChange w:id="279" w:author="thuyhuynh" w:date="2024-01-05T13:12:00Z">
                    <w:rPr>
                      <w:lang w:eastAsia="ko-KR"/>
                    </w:rPr>
                  </w:rPrChange>
                </w:rPr>
                <w:delText>27</w:delText>
              </w:r>
            </w:del>
            <w:ins w:id="280" w:author="Iritech" w:date="2014-01-07T10:27:00Z">
              <w:del w:id="281" w:author="Windows User" w:date="2018-02-06T15:27:00Z">
                <w:r w:rsidR="00ED095B" w:rsidRPr="00F705A3" w:rsidDel="00D94381">
                  <w:rPr>
                    <w:rFonts w:ascii="Poppins" w:hAnsi="Poppins"/>
                    <w:sz w:val="20"/>
                    <w:szCs w:val="20"/>
                    <w:lang w:eastAsia="ko-KR"/>
                    <w:rPrChange w:id="282" w:author="thuyhuynh" w:date="2024-01-05T13:12:00Z">
                      <w:rPr>
                        <w:lang w:eastAsia="ko-KR"/>
                      </w:rPr>
                    </w:rPrChange>
                  </w:rPr>
                  <w:delText>07</w:delText>
                </w:r>
              </w:del>
            </w:ins>
          </w:p>
        </w:tc>
        <w:tc>
          <w:tcPr>
            <w:tcW w:w="6126" w:type="dxa"/>
            <w:tcBorders>
              <w:top w:val="single" w:sz="12" w:space="0" w:color="D9D9D9" w:themeColor="background1" w:themeShade="D9"/>
              <w:bottom w:val="single" w:sz="12" w:space="0" w:color="D9D9D9" w:themeColor="background1" w:themeShade="D9"/>
            </w:tcBorders>
            <w:tcPrChange w:id="283" w:author="jycho" w:date="2014-08-13T13:23:00Z">
              <w:tcPr>
                <w:tcW w:w="6570" w:type="dxa"/>
                <w:gridSpan w:val="2"/>
                <w:tcBorders>
                  <w:top w:val="single" w:sz="12" w:space="0" w:color="D9D9D9" w:themeColor="background1" w:themeShade="D9"/>
                  <w:bottom w:val="single" w:sz="24" w:space="0" w:color="D9D9D9" w:themeColor="background1" w:themeShade="D9"/>
                </w:tcBorders>
              </w:tcPr>
            </w:tcPrChange>
          </w:tcPr>
          <w:p w:rsidR="007F66E4" w:rsidRPr="00F705A3" w:rsidRDefault="006B1F50" w:rsidP="002C176D">
            <w:pPr>
              <w:rPr>
                <w:rFonts w:ascii="Poppins" w:hAnsi="Poppins"/>
                <w:sz w:val="20"/>
                <w:szCs w:val="20"/>
                <w:lang w:eastAsia="ko-KR"/>
                <w:rPrChange w:id="284" w:author="thuyhuynh" w:date="2024-01-05T13:12:00Z">
                  <w:rPr>
                    <w:lang w:eastAsia="ko-KR"/>
                  </w:rPr>
                </w:rPrChange>
              </w:rPr>
            </w:pPr>
            <w:del w:id="285" w:author="Windows User" w:date="2018-02-06T15:27:00Z">
              <w:r w:rsidRPr="00F705A3" w:rsidDel="00D94381">
                <w:rPr>
                  <w:rFonts w:ascii="Poppins" w:hAnsi="Poppins"/>
                  <w:sz w:val="20"/>
                  <w:szCs w:val="20"/>
                  <w:lang w:eastAsia="ko-KR"/>
                  <w:rPrChange w:id="286" w:author="thuyhuynh" w:date="2024-01-05T13:12:00Z">
                    <w:rPr>
                      <w:lang w:eastAsia="ko-KR"/>
                    </w:rPr>
                  </w:rPrChange>
                </w:rPr>
                <w:delText xml:space="preserve">Update </w:delText>
              </w:r>
              <w:r w:rsidR="002C176D" w:rsidRPr="00F705A3" w:rsidDel="00D94381">
                <w:rPr>
                  <w:rFonts w:ascii="Poppins" w:hAnsi="Poppins"/>
                  <w:sz w:val="20"/>
                  <w:szCs w:val="20"/>
                  <w:lang w:eastAsia="ko-KR"/>
                  <w:rPrChange w:id="287" w:author="thuyhuynh" w:date="2024-01-05T13:12:00Z">
                    <w:rPr>
                      <w:lang w:eastAsia="ko-KR"/>
                    </w:rPr>
                  </w:rPrChange>
                </w:rPr>
                <w:delText>p</w:delText>
              </w:r>
              <w:r w:rsidRPr="00F705A3" w:rsidDel="00D94381">
                <w:rPr>
                  <w:rFonts w:ascii="Poppins" w:hAnsi="Poppins"/>
                  <w:sz w:val="20"/>
                  <w:szCs w:val="20"/>
                  <w:lang w:eastAsia="ko-KR"/>
                  <w:rPrChange w:id="288" w:author="thuyhuynh" w:date="2024-01-05T13:12:00Z">
                    <w:rPr>
                      <w:lang w:eastAsia="ko-KR"/>
                    </w:rPr>
                  </w:rPrChange>
                </w:rPr>
                <w:delText xml:space="preserve">ower </w:delText>
              </w:r>
              <w:r w:rsidR="002C176D" w:rsidRPr="00F705A3" w:rsidDel="00D94381">
                <w:rPr>
                  <w:rFonts w:ascii="Poppins" w:hAnsi="Poppins"/>
                  <w:sz w:val="20"/>
                  <w:szCs w:val="20"/>
                  <w:lang w:eastAsia="ko-KR"/>
                  <w:rPrChange w:id="289" w:author="thuyhuynh" w:date="2024-01-05T13:12:00Z">
                    <w:rPr>
                      <w:lang w:eastAsia="ko-KR"/>
                    </w:rPr>
                  </w:rPrChange>
                </w:rPr>
                <w:delText>management</w:delText>
              </w:r>
            </w:del>
          </w:p>
        </w:tc>
      </w:tr>
      <w:tr w:rsidR="002D7B92" w:rsidRPr="00F705A3" w:rsidTr="002D7B92">
        <w:trPr>
          <w:ins w:id="290" w:author="jycho" w:date="2014-08-13T13:23:00Z"/>
        </w:trPr>
        <w:tc>
          <w:tcPr>
            <w:tcW w:w="1230" w:type="dxa"/>
            <w:tcBorders>
              <w:top w:val="single" w:sz="12" w:space="0" w:color="D9D9D9" w:themeColor="background1" w:themeShade="D9"/>
              <w:bottom w:val="single" w:sz="24" w:space="0" w:color="D9D9D9" w:themeColor="background1" w:themeShade="D9"/>
            </w:tcBorders>
          </w:tcPr>
          <w:p w:rsidR="002D7B92" w:rsidRPr="00F705A3" w:rsidRDefault="002D7B92" w:rsidP="00B60392">
            <w:pPr>
              <w:rPr>
                <w:ins w:id="291" w:author="jycho" w:date="2014-08-13T13:23:00Z"/>
                <w:rFonts w:ascii="Poppins" w:hAnsi="Poppins"/>
                <w:sz w:val="20"/>
                <w:szCs w:val="20"/>
                <w:lang w:eastAsia="ko-KR"/>
                <w:rPrChange w:id="292" w:author="thuyhuynh" w:date="2024-01-05T13:12:00Z">
                  <w:rPr>
                    <w:ins w:id="293" w:author="jycho" w:date="2014-08-13T13:23:00Z"/>
                    <w:lang w:eastAsia="ko-KR"/>
                  </w:rPr>
                </w:rPrChange>
              </w:rPr>
            </w:pPr>
            <w:ins w:id="294" w:author="jycho" w:date="2014-08-13T13:23:00Z">
              <w:del w:id="295" w:author="Windows User" w:date="2018-02-06T15:27:00Z">
                <w:r w:rsidRPr="00F705A3" w:rsidDel="00D94381">
                  <w:rPr>
                    <w:rFonts w:ascii="Poppins" w:hAnsi="Poppins"/>
                    <w:sz w:val="20"/>
                    <w:szCs w:val="20"/>
                    <w:lang w:eastAsia="ko-KR"/>
                    <w:rPrChange w:id="296" w:author="thuyhuynh" w:date="2024-01-05T13:12:00Z">
                      <w:rPr>
                        <w:lang w:eastAsia="ko-KR"/>
                      </w:rPr>
                    </w:rPrChange>
                  </w:rPr>
                  <w:delText>1.5</w:delText>
                </w:r>
              </w:del>
            </w:ins>
          </w:p>
        </w:tc>
        <w:tc>
          <w:tcPr>
            <w:tcW w:w="2112" w:type="dxa"/>
            <w:tcBorders>
              <w:top w:val="single" w:sz="12" w:space="0" w:color="D9D9D9" w:themeColor="background1" w:themeShade="D9"/>
              <w:bottom w:val="single" w:sz="24" w:space="0" w:color="D9D9D9" w:themeColor="background1" w:themeShade="D9"/>
            </w:tcBorders>
          </w:tcPr>
          <w:p w:rsidR="002D7B92" w:rsidRPr="00F705A3" w:rsidDel="00ED095B" w:rsidRDefault="002D7B92">
            <w:pPr>
              <w:rPr>
                <w:ins w:id="297" w:author="jycho" w:date="2014-08-13T13:23:00Z"/>
                <w:rFonts w:ascii="Poppins" w:hAnsi="Poppins"/>
                <w:sz w:val="20"/>
                <w:szCs w:val="20"/>
                <w:lang w:eastAsia="ko-KR"/>
                <w:rPrChange w:id="298" w:author="thuyhuynh" w:date="2024-01-05T13:12:00Z">
                  <w:rPr>
                    <w:ins w:id="299" w:author="jycho" w:date="2014-08-13T13:23:00Z"/>
                    <w:lang w:eastAsia="ko-KR"/>
                  </w:rPr>
                </w:rPrChange>
              </w:rPr>
            </w:pPr>
            <w:ins w:id="300" w:author="jycho" w:date="2014-08-13T13:23:00Z">
              <w:del w:id="301" w:author="Windows User" w:date="2018-02-06T15:27:00Z">
                <w:r w:rsidRPr="00F705A3" w:rsidDel="00D94381">
                  <w:rPr>
                    <w:rFonts w:ascii="Poppins" w:hAnsi="Poppins"/>
                    <w:sz w:val="20"/>
                    <w:szCs w:val="20"/>
                    <w:lang w:eastAsia="ko-KR"/>
                    <w:rPrChange w:id="302" w:author="thuyhuynh" w:date="2024-01-05T13:12:00Z">
                      <w:rPr>
                        <w:lang w:eastAsia="ko-KR"/>
                      </w:rPr>
                    </w:rPrChange>
                  </w:rPr>
                  <w:delText>2014.08.13</w:delText>
                </w:r>
              </w:del>
            </w:ins>
          </w:p>
        </w:tc>
        <w:tc>
          <w:tcPr>
            <w:tcW w:w="6126" w:type="dxa"/>
            <w:tcBorders>
              <w:top w:val="single" w:sz="12" w:space="0" w:color="D9D9D9" w:themeColor="background1" w:themeShade="D9"/>
              <w:bottom w:val="single" w:sz="24" w:space="0" w:color="D9D9D9" w:themeColor="background1" w:themeShade="D9"/>
            </w:tcBorders>
          </w:tcPr>
          <w:p w:rsidR="002D7B92" w:rsidRPr="00F705A3" w:rsidRDefault="002D7B92" w:rsidP="002C176D">
            <w:pPr>
              <w:rPr>
                <w:ins w:id="303" w:author="jycho" w:date="2014-08-13T13:23:00Z"/>
                <w:rFonts w:ascii="Poppins" w:hAnsi="Poppins"/>
                <w:sz w:val="20"/>
                <w:szCs w:val="20"/>
                <w:lang w:eastAsia="ko-KR"/>
                <w:rPrChange w:id="304" w:author="thuyhuynh" w:date="2024-01-05T13:12:00Z">
                  <w:rPr>
                    <w:ins w:id="305" w:author="jycho" w:date="2014-08-13T13:23:00Z"/>
                    <w:lang w:eastAsia="ko-KR"/>
                  </w:rPr>
                </w:rPrChange>
              </w:rPr>
            </w:pPr>
            <w:ins w:id="306" w:author="jycho" w:date="2014-08-13T13:23:00Z">
              <w:del w:id="307" w:author="Windows User" w:date="2018-02-06T15:27:00Z">
                <w:r w:rsidRPr="00F705A3" w:rsidDel="00D94381">
                  <w:rPr>
                    <w:rFonts w:ascii="Poppins" w:hAnsi="Poppins"/>
                    <w:sz w:val="20"/>
                    <w:szCs w:val="20"/>
                    <w:lang w:eastAsia="ko-KR"/>
                    <w:rPrChange w:id="308" w:author="thuyhuynh" w:date="2024-01-05T13:12:00Z">
                      <w:rPr>
                        <w:lang w:eastAsia="ko-KR"/>
                      </w:rPr>
                    </w:rPrChange>
                  </w:rPr>
                  <w:delText>Update Memory Warranty</w:delText>
                </w:r>
              </w:del>
            </w:ins>
          </w:p>
        </w:tc>
      </w:tr>
    </w:tbl>
    <w:p w:rsidR="00B60392" w:rsidRPr="00F705A3" w:rsidRDefault="00B60392" w:rsidP="00B60392">
      <w:pPr>
        <w:rPr>
          <w:rFonts w:ascii="Poppins" w:hAnsi="Poppins"/>
          <w:sz w:val="20"/>
          <w:szCs w:val="20"/>
          <w:lang w:eastAsia="ko-KR"/>
          <w:rPrChange w:id="309" w:author="thuyhuynh" w:date="2024-01-05T13:12:00Z">
            <w:rPr>
              <w:lang w:eastAsia="ko-KR"/>
            </w:rPr>
          </w:rPrChange>
        </w:rPr>
      </w:pPr>
    </w:p>
    <w:p w:rsidR="00AD1DE9" w:rsidRPr="00F705A3" w:rsidRDefault="00AD1DE9">
      <w:pPr>
        <w:rPr>
          <w:rFonts w:ascii="Poppins" w:hAnsi="Poppins"/>
          <w:sz w:val="20"/>
          <w:szCs w:val="20"/>
          <w:rPrChange w:id="310" w:author="thuyhuynh" w:date="2024-01-05T13:12:00Z">
            <w:rPr/>
          </w:rPrChange>
        </w:rPr>
      </w:pPr>
    </w:p>
    <w:p w:rsidR="00AD1DE9" w:rsidRPr="00F705A3" w:rsidRDefault="00AD1DE9">
      <w:pPr>
        <w:rPr>
          <w:rFonts w:ascii="Poppins" w:hAnsi="Poppins"/>
          <w:sz w:val="20"/>
          <w:szCs w:val="20"/>
          <w:lang w:eastAsia="ko-KR"/>
          <w:rPrChange w:id="311" w:author="thuyhuynh" w:date="2024-01-05T13:12:00Z">
            <w:rPr>
              <w:lang w:eastAsia="ko-KR"/>
            </w:rPr>
          </w:rPrChange>
        </w:rPr>
      </w:pPr>
    </w:p>
    <w:p w:rsidR="00AD1DE9" w:rsidRPr="00F705A3" w:rsidRDefault="00AD1DE9">
      <w:pPr>
        <w:rPr>
          <w:rFonts w:ascii="Poppins" w:hAnsi="Poppins"/>
          <w:sz w:val="20"/>
          <w:szCs w:val="20"/>
          <w:lang w:eastAsia="ko-KR"/>
          <w:rPrChange w:id="312" w:author="thuyhuynh" w:date="2024-01-05T13:12:00Z">
            <w:rPr>
              <w:lang w:eastAsia="ko-KR"/>
            </w:rPr>
          </w:rPrChange>
        </w:rPr>
      </w:pPr>
    </w:p>
    <w:p w:rsidR="00AD1DE9" w:rsidRPr="00F705A3" w:rsidRDefault="00AD1DE9">
      <w:pPr>
        <w:rPr>
          <w:rFonts w:ascii="Poppins" w:hAnsi="Poppins"/>
          <w:sz w:val="20"/>
          <w:szCs w:val="20"/>
          <w:rPrChange w:id="313" w:author="thuyhuynh" w:date="2024-01-05T13:12:00Z">
            <w:rPr/>
          </w:rPrChange>
        </w:rPr>
      </w:pPr>
    </w:p>
    <w:p w:rsidR="00AD1DE9" w:rsidRPr="00F705A3" w:rsidRDefault="00AD1DE9">
      <w:pPr>
        <w:rPr>
          <w:rFonts w:ascii="Poppins" w:hAnsi="Poppins"/>
          <w:sz w:val="20"/>
          <w:szCs w:val="20"/>
          <w:lang w:eastAsia="ko-KR"/>
          <w:rPrChange w:id="314" w:author="thuyhuynh" w:date="2024-01-05T13:12:00Z">
            <w:rPr>
              <w:lang w:eastAsia="ko-KR"/>
            </w:rPr>
          </w:rPrChange>
        </w:rPr>
      </w:pPr>
    </w:p>
    <w:p w:rsidR="00AD1DE9" w:rsidRPr="00F705A3" w:rsidRDefault="00AD1DE9">
      <w:pPr>
        <w:rPr>
          <w:rFonts w:ascii="Poppins" w:hAnsi="Poppins"/>
          <w:sz w:val="20"/>
          <w:szCs w:val="20"/>
          <w:lang w:eastAsia="ko-KR"/>
          <w:rPrChange w:id="315" w:author="thuyhuynh" w:date="2024-01-05T13:12:00Z">
            <w:rPr>
              <w:lang w:eastAsia="ko-KR"/>
            </w:rPr>
          </w:rPrChange>
        </w:rPr>
      </w:pPr>
    </w:p>
    <w:p w:rsidR="00AD1DE9" w:rsidRPr="00F705A3" w:rsidRDefault="00AD1DE9">
      <w:pPr>
        <w:rPr>
          <w:rFonts w:ascii="Poppins" w:hAnsi="Poppins"/>
          <w:sz w:val="20"/>
          <w:szCs w:val="20"/>
          <w:lang w:eastAsia="ko-KR"/>
          <w:rPrChange w:id="316" w:author="thuyhuynh" w:date="2024-01-05T13:12:00Z">
            <w:rPr>
              <w:lang w:eastAsia="ko-KR"/>
            </w:rPr>
          </w:rPrChange>
        </w:rPr>
      </w:pPr>
    </w:p>
    <w:p w:rsidR="00AD1DE9" w:rsidRPr="00F705A3" w:rsidRDefault="00AD1DE9">
      <w:pPr>
        <w:rPr>
          <w:rFonts w:ascii="Poppins" w:hAnsi="Poppins"/>
          <w:sz w:val="20"/>
          <w:szCs w:val="20"/>
          <w:lang w:eastAsia="ko-KR"/>
          <w:rPrChange w:id="317" w:author="thuyhuynh" w:date="2024-01-05T13:12:00Z">
            <w:rPr>
              <w:lang w:eastAsia="ko-KR"/>
            </w:rPr>
          </w:rPrChange>
        </w:rPr>
      </w:pPr>
    </w:p>
    <w:p w:rsidR="00AD1DE9" w:rsidRPr="00F705A3" w:rsidRDefault="00AD1DE9">
      <w:pPr>
        <w:rPr>
          <w:rFonts w:ascii="Poppins" w:hAnsi="Poppins"/>
          <w:sz w:val="20"/>
          <w:szCs w:val="20"/>
          <w:lang w:eastAsia="ko-KR"/>
          <w:rPrChange w:id="318" w:author="thuyhuynh" w:date="2024-01-05T13:12:00Z">
            <w:rPr>
              <w:lang w:eastAsia="ko-KR"/>
            </w:rPr>
          </w:rPrChange>
        </w:rPr>
      </w:pPr>
    </w:p>
    <w:p w:rsidR="00AD1DE9" w:rsidRPr="00F705A3" w:rsidRDefault="00AD1DE9">
      <w:pPr>
        <w:rPr>
          <w:rFonts w:ascii="Poppins" w:hAnsi="Poppins"/>
          <w:sz w:val="20"/>
          <w:szCs w:val="20"/>
          <w:rPrChange w:id="319" w:author="thuyhuynh" w:date="2024-01-05T13:12:00Z">
            <w:rPr/>
          </w:rPrChange>
        </w:rPr>
      </w:pPr>
    </w:p>
    <w:p w:rsidR="00AD1DE9" w:rsidRPr="00F705A3" w:rsidRDefault="00AD1DE9">
      <w:pPr>
        <w:rPr>
          <w:rFonts w:ascii="Poppins" w:hAnsi="Poppins"/>
          <w:sz w:val="20"/>
          <w:szCs w:val="20"/>
          <w:lang w:eastAsia="ko-KR"/>
          <w:rPrChange w:id="320" w:author="thuyhuynh" w:date="2024-01-05T13:12:00Z">
            <w:rPr>
              <w:lang w:eastAsia="ko-KR"/>
            </w:rPr>
          </w:rPrChange>
        </w:rPr>
      </w:pPr>
    </w:p>
    <w:p w:rsidR="00143D79" w:rsidRPr="00F705A3" w:rsidRDefault="00143D79">
      <w:pPr>
        <w:rPr>
          <w:rFonts w:ascii="Poppins" w:hAnsi="Poppins"/>
          <w:sz w:val="20"/>
          <w:szCs w:val="20"/>
          <w:lang w:eastAsia="ko-KR"/>
          <w:rPrChange w:id="321" w:author="thuyhuynh" w:date="2024-01-05T13:12:00Z">
            <w:rPr>
              <w:lang w:eastAsia="ko-KR"/>
            </w:rPr>
          </w:rPrChange>
        </w:rPr>
      </w:pPr>
    </w:p>
    <w:p w:rsidR="00AD1DE9" w:rsidRPr="00F705A3" w:rsidRDefault="00AD1DE9">
      <w:pPr>
        <w:rPr>
          <w:rFonts w:ascii="Poppins" w:hAnsi="Poppins"/>
          <w:sz w:val="20"/>
          <w:szCs w:val="20"/>
          <w:lang w:eastAsia="ko-KR"/>
          <w:rPrChange w:id="322" w:author="thuyhuynh" w:date="2024-01-05T13:12:00Z">
            <w:rPr>
              <w:lang w:eastAsia="ko-KR"/>
            </w:rPr>
          </w:rPrChange>
        </w:rPr>
      </w:pPr>
    </w:p>
    <w:p w:rsidR="00AD1DE9" w:rsidRPr="00F705A3" w:rsidRDefault="00AD1DE9">
      <w:pPr>
        <w:rPr>
          <w:rFonts w:ascii="Poppins" w:hAnsi="Poppins"/>
          <w:sz w:val="20"/>
          <w:szCs w:val="20"/>
          <w:rPrChange w:id="323" w:author="thuyhuynh" w:date="2024-01-05T13:12:00Z">
            <w:rPr/>
          </w:rPrChange>
        </w:rPr>
      </w:pPr>
    </w:p>
    <w:p w:rsidR="00A6479E" w:rsidRPr="00F705A3" w:rsidRDefault="00A6479E">
      <w:pPr>
        <w:rPr>
          <w:rFonts w:ascii="Poppins" w:hAnsi="Poppins"/>
          <w:sz w:val="20"/>
          <w:szCs w:val="20"/>
          <w:lang w:eastAsia="ko-KR"/>
          <w:rPrChange w:id="324" w:author="thuyhuynh" w:date="2024-01-05T13:12:00Z">
            <w:rPr>
              <w:lang w:eastAsia="ko-KR"/>
            </w:rPr>
          </w:rPrChange>
        </w:rPr>
      </w:pPr>
    </w:p>
    <w:p w:rsidR="00A6479E" w:rsidRPr="00F705A3" w:rsidRDefault="00A6479E">
      <w:pPr>
        <w:rPr>
          <w:rFonts w:ascii="Poppins" w:hAnsi="Poppins"/>
          <w:sz w:val="20"/>
          <w:szCs w:val="20"/>
          <w:lang w:eastAsia="ko-KR"/>
          <w:rPrChange w:id="325" w:author="thuyhuynh" w:date="2024-01-05T13:12:00Z">
            <w:rPr>
              <w:lang w:eastAsia="ko-KR"/>
            </w:rPr>
          </w:rPrChange>
        </w:rPr>
      </w:pPr>
    </w:p>
    <w:p w:rsidR="00A6479E" w:rsidRPr="00F705A3" w:rsidRDefault="00A6479E">
      <w:pPr>
        <w:rPr>
          <w:rFonts w:ascii="Poppins" w:hAnsi="Poppins"/>
          <w:sz w:val="20"/>
          <w:szCs w:val="20"/>
          <w:lang w:eastAsia="ko-KR"/>
          <w:rPrChange w:id="326" w:author="thuyhuynh" w:date="2024-01-05T13:12:00Z">
            <w:rPr>
              <w:lang w:eastAsia="ko-KR"/>
            </w:rPr>
          </w:rPrChange>
        </w:rPr>
      </w:pPr>
    </w:p>
    <w:p w:rsidR="00A6479E" w:rsidRPr="00F705A3" w:rsidRDefault="00A6479E">
      <w:pPr>
        <w:rPr>
          <w:rFonts w:ascii="Poppins" w:hAnsi="Poppins"/>
          <w:sz w:val="20"/>
          <w:szCs w:val="20"/>
          <w:lang w:eastAsia="ko-KR"/>
          <w:rPrChange w:id="327" w:author="thuyhuynh" w:date="2024-01-05T13:12:00Z">
            <w:rPr>
              <w:lang w:eastAsia="ko-KR"/>
            </w:rPr>
          </w:rPrChange>
        </w:rPr>
      </w:pPr>
    </w:p>
    <w:p w:rsidR="00AD1DE9" w:rsidRPr="00F705A3" w:rsidRDefault="00AD1DE9">
      <w:pPr>
        <w:rPr>
          <w:ins w:id="328" w:author="TANBAO" w:date="2014-01-07T15:13:00Z"/>
          <w:rFonts w:ascii="Poppins" w:hAnsi="Poppins"/>
          <w:sz w:val="20"/>
          <w:szCs w:val="20"/>
          <w:rPrChange w:id="329" w:author="thuyhuynh" w:date="2024-01-05T13:12:00Z">
            <w:rPr>
              <w:ins w:id="330" w:author="TANBAO" w:date="2014-01-07T15:13:00Z"/>
            </w:rPr>
          </w:rPrChange>
        </w:rPr>
      </w:pPr>
      <w:del w:id="331" w:author="jycho" w:date="2014-12-05T11:19:00Z">
        <w:r w:rsidRPr="00F705A3" w:rsidDel="00161EE0">
          <w:rPr>
            <w:rFonts w:ascii="Poppins" w:hAnsi="Poppins"/>
            <w:sz w:val="20"/>
            <w:szCs w:val="20"/>
            <w:rPrChange w:id="332" w:author="thuyhuynh" w:date="2024-01-05T13:12:00Z">
              <w:rPr/>
            </w:rPrChange>
          </w:rPr>
          <w:br/>
        </w:r>
      </w:del>
    </w:p>
    <w:p w:rsidR="0073495D" w:rsidRPr="00F705A3" w:rsidRDefault="0073495D">
      <w:pPr>
        <w:rPr>
          <w:rFonts w:ascii="Poppins" w:hAnsi="Poppins"/>
          <w:sz w:val="20"/>
          <w:szCs w:val="20"/>
          <w:rPrChange w:id="333" w:author="thuyhuynh" w:date="2024-01-05T13:12:00Z">
            <w:rPr/>
          </w:rPrChange>
        </w:rPr>
      </w:pPr>
    </w:p>
    <w:p w:rsidR="00AD1DE9" w:rsidRPr="00F705A3" w:rsidRDefault="00AD1DE9">
      <w:pPr>
        <w:rPr>
          <w:rFonts w:ascii="Poppins" w:hAnsi="Poppins"/>
          <w:sz w:val="20"/>
          <w:szCs w:val="20"/>
          <w:lang w:eastAsia="ko-KR"/>
          <w:rPrChange w:id="334" w:author="thuyhuynh" w:date="2024-01-05T13:12:00Z">
            <w:rPr>
              <w:lang w:eastAsia="ko-KR"/>
            </w:rPr>
          </w:rPrChange>
        </w:rPr>
      </w:pPr>
    </w:p>
    <w:p w:rsidR="00AD1DE9" w:rsidRPr="00F705A3" w:rsidRDefault="00726FE7" w:rsidP="00726FE7">
      <w:pPr>
        <w:rPr>
          <w:rFonts w:ascii="Poppins" w:hAnsi="Poppins"/>
          <w:b/>
          <w:color w:val="930F15"/>
          <w:sz w:val="20"/>
          <w:szCs w:val="20"/>
          <w:rPrChange w:id="335" w:author="thuyhuynh" w:date="2024-01-05T13:12:00Z">
            <w:rPr>
              <w:b/>
              <w:color w:val="930F15"/>
              <w:sz w:val="36"/>
              <w:szCs w:val="36"/>
            </w:rPr>
          </w:rPrChange>
        </w:rPr>
      </w:pPr>
      <w:r w:rsidRPr="00F705A3">
        <w:rPr>
          <w:rFonts w:ascii="Poppins" w:hAnsi="Poppins"/>
          <w:b/>
          <w:color w:val="930F15"/>
          <w:sz w:val="20"/>
          <w:szCs w:val="20"/>
          <w:rPrChange w:id="336" w:author="thuyhuynh" w:date="2024-01-05T13:12:00Z">
            <w:rPr>
              <w:b/>
              <w:color w:val="930F15"/>
              <w:sz w:val="36"/>
              <w:szCs w:val="36"/>
            </w:rPr>
          </w:rPrChange>
        </w:rPr>
        <w:t>Notice</w:t>
      </w:r>
    </w:p>
    <w:p w:rsidR="00AC0496" w:rsidRPr="00F705A3" w:rsidRDefault="00AC0496">
      <w:pPr>
        <w:rPr>
          <w:rFonts w:ascii="Poppins" w:hAnsi="Poppins"/>
          <w:sz w:val="20"/>
          <w:szCs w:val="20"/>
          <w:rPrChange w:id="337" w:author="thuyhuynh" w:date="2024-01-05T13:12:00Z">
            <w:rPr/>
          </w:rPrChange>
        </w:rPr>
      </w:pPr>
    </w:p>
    <w:p w:rsidR="00A75AD6" w:rsidRPr="001E7C61" w:rsidRDefault="001A4856">
      <w:pPr>
        <w:jc w:val="both"/>
        <w:rPr>
          <w:rFonts w:ascii="Poppins Light" w:hAnsi="Poppins Light"/>
          <w:sz w:val="20"/>
          <w:szCs w:val="20"/>
          <w:rPrChange w:id="338" w:author="thuyhuynh" w:date="2024-01-05T13:15:00Z">
            <w:rPr/>
          </w:rPrChange>
        </w:rPr>
        <w:pPrChange w:id="339" w:author="TANBAO" w:date="2014-01-02T15:09:00Z">
          <w:pPr/>
        </w:pPrChange>
      </w:pPr>
      <w:r w:rsidRPr="001E7C61">
        <w:rPr>
          <w:rFonts w:ascii="Poppins Light" w:hAnsi="Poppins Light"/>
          <w:sz w:val="20"/>
          <w:szCs w:val="20"/>
          <w:rPrChange w:id="340" w:author="thuyhuynh" w:date="2024-01-05T13:15:00Z">
            <w:rPr/>
          </w:rPrChange>
        </w:rPr>
        <w:t xml:space="preserve">The information contained herein is provided solely for the purpose of allowing customers to operate and integrate </w:t>
      </w:r>
      <w:proofErr w:type="spellStart"/>
      <w:r w:rsidRPr="001E7C61">
        <w:rPr>
          <w:rFonts w:ascii="Poppins Light" w:hAnsi="Poppins Light"/>
          <w:sz w:val="20"/>
          <w:szCs w:val="20"/>
          <w:rPrChange w:id="341" w:author="thuyhuynh" w:date="2024-01-05T13:15:00Z">
            <w:rPr/>
          </w:rPrChange>
        </w:rPr>
        <w:t>IriTech</w:t>
      </w:r>
      <w:r w:rsidR="008B4695" w:rsidRPr="001E7C61">
        <w:rPr>
          <w:rFonts w:ascii="Poppins Light" w:hAnsi="Poppins Light"/>
          <w:sz w:val="20"/>
          <w:szCs w:val="20"/>
          <w:rPrChange w:id="342" w:author="thuyhuynh" w:date="2024-01-05T13:15:00Z">
            <w:rPr/>
          </w:rPrChange>
        </w:rPr>
        <w:t>’s</w:t>
      </w:r>
      <w:proofErr w:type="spellEnd"/>
      <w:r w:rsidRPr="001E7C61">
        <w:rPr>
          <w:rFonts w:ascii="Poppins Light" w:hAnsi="Poppins Light"/>
          <w:sz w:val="20"/>
          <w:szCs w:val="20"/>
          <w:rPrChange w:id="343" w:author="thuyhuynh" w:date="2024-01-05T13:15:00Z">
            <w:rPr/>
          </w:rPrChange>
        </w:rPr>
        <w:t xml:space="preserve"> hardware and software and is not to be released, reproduced, or used for any other purpose without written permission of </w:t>
      </w:r>
      <w:proofErr w:type="spellStart"/>
      <w:r w:rsidRPr="001E7C61">
        <w:rPr>
          <w:rFonts w:ascii="Poppins Light" w:hAnsi="Poppins Light"/>
          <w:sz w:val="20"/>
          <w:szCs w:val="20"/>
          <w:rPrChange w:id="344" w:author="thuyhuynh" w:date="2024-01-05T13:15:00Z">
            <w:rPr/>
          </w:rPrChange>
        </w:rPr>
        <w:t>IriTech</w:t>
      </w:r>
      <w:proofErr w:type="spellEnd"/>
      <w:r w:rsidRPr="001E7C61">
        <w:rPr>
          <w:rFonts w:ascii="Poppins Light" w:hAnsi="Poppins Light"/>
          <w:sz w:val="20"/>
          <w:szCs w:val="20"/>
          <w:rPrChange w:id="345" w:author="thuyhuynh" w:date="2024-01-05T13:15:00Z">
            <w:rPr/>
          </w:rPrChange>
        </w:rPr>
        <w:t>, Inc.</w:t>
      </w:r>
    </w:p>
    <w:p w:rsidR="00A75AD6" w:rsidRPr="001E7C61" w:rsidRDefault="00A75AD6">
      <w:pPr>
        <w:jc w:val="both"/>
        <w:rPr>
          <w:rFonts w:ascii="Poppins Light" w:hAnsi="Poppins Light"/>
          <w:sz w:val="20"/>
          <w:szCs w:val="20"/>
          <w:rPrChange w:id="346" w:author="thuyhuynh" w:date="2024-01-05T13:15:00Z">
            <w:rPr/>
          </w:rPrChange>
        </w:rPr>
        <w:pPrChange w:id="347" w:author="TANBAO" w:date="2014-01-02T15:09:00Z">
          <w:pPr/>
        </w:pPrChange>
      </w:pPr>
    </w:p>
    <w:p w:rsidR="00A75AD6" w:rsidRPr="001E7C61" w:rsidRDefault="008B4695">
      <w:pPr>
        <w:jc w:val="both"/>
        <w:rPr>
          <w:rFonts w:ascii="Poppins Light" w:hAnsi="Poppins Light"/>
          <w:sz w:val="20"/>
          <w:szCs w:val="20"/>
          <w:rPrChange w:id="348" w:author="thuyhuynh" w:date="2024-01-05T13:15:00Z">
            <w:rPr/>
          </w:rPrChange>
        </w:rPr>
        <w:pPrChange w:id="349" w:author="TANBAO" w:date="2014-01-02T15:09:00Z">
          <w:pPr/>
        </w:pPrChange>
      </w:pPr>
      <w:proofErr w:type="spellStart"/>
      <w:r w:rsidRPr="001E7C61">
        <w:rPr>
          <w:rFonts w:ascii="Poppins Light" w:hAnsi="Poppins Light"/>
          <w:sz w:val="20"/>
          <w:szCs w:val="20"/>
          <w:rPrChange w:id="350" w:author="thuyhuynh" w:date="2024-01-05T13:15:00Z">
            <w:rPr/>
          </w:rPrChange>
        </w:rPr>
        <w:t>IriTech</w:t>
      </w:r>
      <w:proofErr w:type="spellEnd"/>
      <w:r w:rsidRPr="001E7C61">
        <w:rPr>
          <w:rFonts w:ascii="Poppins Light" w:hAnsi="Poppins Light"/>
          <w:sz w:val="20"/>
          <w:szCs w:val="20"/>
          <w:rPrChange w:id="351" w:author="thuyhuynh" w:date="2024-01-05T13:15:00Z">
            <w:rPr/>
          </w:rPrChange>
        </w:rPr>
        <w:t xml:space="preserve"> reserves the right to make changes on</w:t>
      </w:r>
      <w:r w:rsidR="009F45C1" w:rsidRPr="001E7C61">
        <w:rPr>
          <w:rFonts w:ascii="Poppins Light" w:hAnsi="Poppins Light"/>
          <w:sz w:val="20"/>
          <w:szCs w:val="20"/>
          <w:lang w:eastAsia="ko-KR"/>
          <w:rPrChange w:id="352" w:author="thuyhuynh" w:date="2024-01-05T13:15:00Z">
            <w:rPr>
              <w:lang w:eastAsia="ko-KR"/>
            </w:rPr>
          </w:rPrChange>
        </w:rPr>
        <w:t xml:space="preserve"> </w:t>
      </w:r>
      <w:r w:rsidR="00D0329F" w:rsidRPr="001E7C61">
        <w:rPr>
          <w:rFonts w:ascii="Poppins Light" w:hAnsi="Poppins Light"/>
          <w:sz w:val="20"/>
          <w:szCs w:val="20"/>
          <w:lang w:eastAsia="ko-KR"/>
          <w:rPrChange w:id="353" w:author="thuyhuynh" w:date="2024-01-05T13:15:00Z">
            <w:rPr>
              <w:lang w:eastAsia="ko-KR"/>
            </w:rPr>
          </w:rPrChange>
        </w:rPr>
        <w:t>this</w:t>
      </w:r>
      <w:r w:rsidR="0026163E" w:rsidRPr="001E7C61">
        <w:rPr>
          <w:rFonts w:ascii="Poppins Light" w:hAnsi="Poppins Light"/>
          <w:sz w:val="20"/>
          <w:szCs w:val="20"/>
          <w:rPrChange w:id="354" w:author="thuyhuynh" w:date="2024-01-05T13:15:00Z">
            <w:rPr/>
          </w:rPrChange>
        </w:rPr>
        <w:t xml:space="preserve"> </w:t>
      </w:r>
      <w:r w:rsidR="00AD1DE9" w:rsidRPr="001E7C61">
        <w:rPr>
          <w:rFonts w:ascii="Poppins Light" w:hAnsi="Poppins Light"/>
          <w:sz w:val="20"/>
          <w:szCs w:val="20"/>
          <w:rPrChange w:id="355" w:author="thuyhuynh" w:date="2024-01-05T13:15:00Z">
            <w:rPr/>
          </w:rPrChange>
        </w:rPr>
        <w:t xml:space="preserve">hardware and software </w:t>
      </w:r>
      <w:r w:rsidRPr="001E7C61">
        <w:rPr>
          <w:rFonts w:ascii="Poppins Light" w:hAnsi="Poppins Light"/>
          <w:sz w:val="20"/>
          <w:szCs w:val="20"/>
          <w:rPrChange w:id="356" w:author="thuyhuynh" w:date="2024-01-05T13:15:00Z">
            <w:rPr/>
          </w:rPrChange>
        </w:rPr>
        <w:t>with the intent to improve its functionalities</w:t>
      </w:r>
      <w:r w:rsidR="003F3296" w:rsidRPr="001E7C61">
        <w:rPr>
          <w:rFonts w:ascii="Poppins Light" w:hAnsi="Poppins Light"/>
          <w:sz w:val="20"/>
          <w:szCs w:val="20"/>
          <w:rPrChange w:id="357" w:author="thuyhuynh" w:date="2024-01-05T13:15:00Z">
            <w:rPr/>
          </w:rPrChange>
        </w:rPr>
        <w:t xml:space="preserve">. </w:t>
      </w:r>
      <w:del w:id="358" w:author="TANBAO" w:date="2014-01-02T15:09:00Z">
        <w:r w:rsidR="003F3296" w:rsidRPr="001E7C61" w:rsidDel="00B8033F">
          <w:rPr>
            <w:rFonts w:ascii="Poppins Light" w:hAnsi="Poppins Light"/>
            <w:sz w:val="20"/>
            <w:szCs w:val="20"/>
            <w:rPrChange w:id="359" w:author="thuyhuynh" w:date="2024-01-05T13:15:00Z">
              <w:rPr/>
            </w:rPrChange>
          </w:rPr>
          <w:delText xml:space="preserve"> </w:delText>
        </w:r>
      </w:del>
      <w:r w:rsidR="003F3296" w:rsidRPr="001E7C61">
        <w:rPr>
          <w:rFonts w:ascii="Poppins Light" w:hAnsi="Poppins Light"/>
          <w:sz w:val="20"/>
          <w:szCs w:val="20"/>
          <w:rPrChange w:id="360" w:author="thuyhuynh" w:date="2024-01-05T13:15:00Z">
            <w:rPr/>
          </w:rPrChange>
        </w:rPr>
        <w:t xml:space="preserve">Information and specifications </w:t>
      </w:r>
      <w:r w:rsidR="00AD1DE9" w:rsidRPr="001E7C61">
        <w:rPr>
          <w:rFonts w:ascii="Poppins Light" w:hAnsi="Poppins Light"/>
          <w:sz w:val="20"/>
          <w:szCs w:val="20"/>
          <w:rPrChange w:id="361" w:author="thuyhuynh" w:date="2024-01-05T13:15:00Z">
            <w:rPr/>
          </w:rPrChange>
        </w:rPr>
        <w:t>contained in this document are subject to change without prior notice and do not represent a commi</w:t>
      </w:r>
      <w:r w:rsidR="00A2159E" w:rsidRPr="001E7C61">
        <w:rPr>
          <w:rFonts w:ascii="Poppins Light" w:hAnsi="Poppins Light"/>
          <w:sz w:val="20"/>
          <w:szCs w:val="20"/>
          <w:rPrChange w:id="362" w:author="thuyhuynh" w:date="2024-01-05T13:15:00Z">
            <w:rPr/>
          </w:rPrChange>
        </w:rPr>
        <w:t>tment on</w:t>
      </w:r>
      <w:r w:rsidR="00AD1DE9" w:rsidRPr="001E7C61">
        <w:rPr>
          <w:rFonts w:ascii="Poppins Light" w:hAnsi="Poppins Light"/>
          <w:sz w:val="20"/>
          <w:szCs w:val="20"/>
          <w:rPrChange w:id="363" w:author="thuyhuynh" w:date="2024-01-05T13:15:00Z">
            <w:rPr/>
          </w:rPrChange>
        </w:rPr>
        <w:t xml:space="preserve"> part of </w:t>
      </w:r>
      <w:proofErr w:type="spellStart"/>
      <w:r w:rsidR="00AD1DE9" w:rsidRPr="001E7C61">
        <w:rPr>
          <w:rFonts w:ascii="Poppins Light" w:hAnsi="Poppins Light"/>
          <w:sz w:val="20"/>
          <w:szCs w:val="20"/>
          <w:rPrChange w:id="364" w:author="thuyhuynh" w:date="2024-01-05T13:15:00Z">
            <w:rPr/>
          </w:rPrChange>
        </w:rPr>
        <w:t>IriTech</w:t>
      </w:r>
      <w:proofErr w:type="spellEnd"/>
      <w:r w:rsidR="00AD1DE9" w:rsidRPr="001E7C61">
        <w:rPr>
          <w:rFonts w:ascii="Poppins Light" w:hAnsi="Poppins Light"/>
          <w:sz w:val="20"/>
          <w:szCs w:val="20"/>
          <w:rPrChange w:id="365" w:author="thuyhuynh" w:date="2024-01-05T13:15:00Z">
            <w:rPr/>
          </w:rPrChange>
        </w:rPr>
        <w:t>.</w:t>
      </w:r>
    </w:p>
    <w:p w:rsidR="00A75AD6" w:rsidRPr="001E7C61" w:rsidRDefault="00A75AD6">
      <w:pPr>
        <w:jc w:val="both"/>
        <w:rPr>
          <w:rFonts w:ascii="Poppins Light" w:hAnsi="Poppins Light"/>
          <w:sz w:val="20"/>
          <w:szCs w:val="20"/>
          <w:lang w:eastAsia="ko-KR"/>
          <w:rPrChange w:id="366" w:author="thuyhuynh" w:date="2024-01-05T13:15:00Z">
            <w:rPr>
              <w:lang w:eastAsia="ko-KR"/>
            </w:rPr>
          </w:rPrChange>
        </w:rPr>
        <w:pPrChange w:id="367" w:author="TANBAO" w:date="2014-01-02T15:09:00Z">
          <w:pPr/>
        </w:pPrChange>
      </w:pPr>
    </w:p>
    <w:p w:rsidR="00A75AD6" w:rsidRPr="001E7C61" w:rsidRDefault="00156FC9">
      <w:pPr>
        <w:jc w:val="both"/>
        <w:rPr>
          <w:rFonts w:ascii="Poppins Light" w:hAnsi="Poppins Light"/>
          <w:sz w:val="20"/>
          <w:szCs w:val="20"/>
          <w:rPrChange w:id="368" w:author="thuyhuynh" w:date="2024-01-05T13:15:00Z">
            <w:rPr/>
          </w:rPrChange>
        </w:rPr>
        <w:pPrChange w:id="369" w:author="TANBAO" w:date="2014-01-02T15:09:00Z">
          <w:pPr/>
        </w:pPrChange>
      </w:pPr>
      <w:proofErr w:type="gramStart"/>
      <w:r w:rsidRPr="001E7C61">
        <w:rPr>
          <w:rFonts w:ascii="Poppins Light" w:hAnsi="Poppins Light"/>
          <w:sz w:val="20"/>
          <w:szCs w:val="20"/>
          <w:rPrChange w:id="370" w:author="thuyhuynh" w:date="2024-01-05T13:15:00Z">
            <w:rPr/>
          </w:rPrChange>
        </w:rPr>
        <w:t xml:space="preserve">© </w:t>
      </w:r>
      <w:del w:id="371" w:author="조준영" w:date="2021-05-10T15:54:00Z">
        <w:r w:rsidR="000C5FD7" w:rsidRPr="001E7C61" w:rsidDel="00540DBC">
          <w:rPr>
            <w:rFonts w:ascii="Poppins Light" w:hAnsi="Poppins Light"/>
            <w:sz w:val="20"/>
            <w:szCs w:val="20"/>
            <w:rPrChange w:id="372" w:author="thuyhuynh" w:date="2024-01-05T13:15:00Z">
              <w:rPr/>
            </w:rPrChange>
          </w:rPr>
          <w:delText>201</w:delText>
        </w:r>
      </w:del>
      <w:ins w:id="373" w:author="Windows User" w:date="2018-02-06T15:28:00Z">
        <w:del w:id="374" w:author="조준영" w:date="2021-05-10T15:54:00Z">
          <w:r w:rsidR="00D94381" w:rsidRPr="001E7C61" w:rsidDel="00540DBC">
            <w:rPr>
              <w:rFonts w:ascii="Poppins Light" w:hAnsi="Poppins Light"/>
              <w:sz w:val="20"/>
              <w:szCs w:val="20"/>
              <w:rPrChange w:id="375" w:author="thuyhuynh" w:date="2024-01-05T13:15:00Z">
                <w:rPr/>
              </w:rPrChange>
            </w:rPr>
            <w:delText>8</w:delText>
          </w:r>
        </w:del>
      </w:ins>
      <w:ins w:id="376" w:author="조준영" w:date="2021-05-10T15:54:00Z">
        <w:r w:rsidR="00540DBC" w:rsidRPr="001E7C61">
          <w:rPr>
            <w:rFonts w:ascii="Poppins Light" w:hAnsi="Poppins Light"/>
            <w:sz w:val="20"/>
            <w:szCs w:val="20"/>
            <w:rPrChange w:id="377" w:author="thuyhuynh" w:date="2024-01-05T13:15:00Z">
              <w:rPr/>
            </w:rPrChange>
          </w:rPr>
          <w:t>202</w:t>
        </w:r>
      </w:ins>
      <w:ins w:id="378" w:author="ptdung" w:date="2023-11-30T18:43:00Z">
        <w:r w:rsidR="0049191C" w:rsidRPr="001E7C61">
          <w:rPr>
            <w:rFonts w:ascii="Poppins Light" w:hAnsi="Poppins Light"/>
            <w:sz w:val="20"/>
            <w:szCs w:val="20"/>
            <w:rPrChange w:id="379" w:author="thuyhuynh" w:date="2024-01-05T13:15:00Z">
              <w:rPr/>
            </w:rPrChange>
          </w:rPr>
          <w:t>3</w:t>
        </w:r>
      </w:ins>
      <w:ins w:id="380" w:author="조준영" w:date="2021-05-10T15:54:00Z">
        <w:del w:id="381" w:author="ptdung" w:date="2023-11-30T18:43:00Z">
          <w:r w:rsidR="00540DBC" w:rsidRPr="001E7C61" w:rsidDel="0049191C">
            <w:rPr>
              <w:rFonts w:ascii="Poppins Light" w:hAnsi="Poppins Light"/>
              <w:sz w:val="20"/>
              <w:szCs w:val="20"/>
              <w:rPrChange w:id="382" w:author="thuyhuynh" w:date="2024-01-05T13:15:00Z">
                <w:rPr/>
              </w:rPrChange>
            </w:rPr>
            <w:delText>1</w:delText>
          </w:r>
        </w:del>
      </w:ins>
      <w:ins w:id="383" w:author="YCYOUN" w:date="2014-01-06T16:25:00Z">
        <w:del w:id="384" w:author="Windows User" w:date="2018-02-06T15:28:00Z">
          <w:r w:rsidR="00BF0965" w:rsidRPr="001E7C61" w:rsidDel="00D94381">
            <w:rPr>
              <w:rFonts w:ascii="Poppins Light" w:hAnsi="Poppins Light"/>
              <w:sz w:val="20"/>
              <w:szCs w:val="20"/>
              <w:lang w:eastAsia="ko-KR"/>
              <w:rPrChange w:id="385" w:author="thuyhuynh" w:date="2024-01-05T13:15:00Z">
                <w:rPr>
                  <w:lang w:eastAsia="ko-KR"/>
                </w:rPr>
              </w:rPrChange>
            </w:rPr>
            <w:delText>4</w:delText>
          </w:r>
        </w:del>
      </w:ins>
      <w:del w:id="386" w:author="YCYOUN" w:date="2014-01-06T16:25:00Z">
        <w:r w:rsidR="00054C96" w:rsidRPr="001E7C61" w:rsidDel="00BF0965">
          <w:rPr>
            <w:rFonts w:ascii="Poppins Light" w:hAnsi="Poppins Light"/>
            <w:sz w:val="20"/>
            <w:szCs w:val="20"/>
            <w:lang w:eastAsia="ko-KR"/>
            <w:rPrChange w:id="387" w:author="thuyhuynh" w:date="2024-01-05T13:15:00Z">
              <w:rPr>
                <w:lang w:eastAsia="ko-KR"/>
              </w:rPr>
            </w:rPrChange>
          </w:rPr>
          <w:delText>3</w:delText>
        </w:r>
      </w:del>
      <w:r w:rsidR="00AD1DE9" w:rsidRPr="001E7C61">
        <w:rPr>
          <w:rFonts w:ascii="Poppins Light" w:hAnsi="Poppins Light"/>
          <w:sz w:val="20"/>
          <w:szCs w:val="20"/>
          <w:rPrChange w:id="388" w:author="thuyhuynh" w:date="2024-01-05T13:15:00Z">
            <w:rPr/>
          </w:rPrChange>
        </w:rPr>
        <w:t xml:space="preserve"> by </w:t>
      </w:r>
      <w:proofErr w:type="spellStart"/>
      <w:r w:rsidR="00AD1DE9" w:rsidRPr="001E7C61">
        <w:rPr>
          <w:rFonts w:ascii="Poppins Light" w:hAnsi="Poppins Light"/>
          <w:sz w:val="20"/>
          <w:szCs w:val="20"/>
          <w:rPrChange w:id="389" w:author="thuyhuynh" w:date="2024-01-05T13:15:00Z">
            <w:rPr/>
          </w:rPrChange>
        </w:rPr>
        <w:t>IriTech</w:t>
      </w:r>
      <w:proofErr w:type="spellEnd"/>
      <w:r w:rsidR="00AD1DE9" w:rsidRPr="001E7C61">
        <w:rPr>
          <w:rFonts w:ascii="Poppins Light" w:hAnsi="Poppins Light"/>
          <w:sz w:val="20"/>
          <w:szCs w:val="20"/>
          <w:rPrChange w:id="390" w:author="thuyhuynh" w:date="2024-01-05T13:15:00Z">
            <w:rPr/>
          </w:rPrChange>
        </w:rPr>
        <w:t>, Inc.</w:t>
      </w:r>
      <w:proofErr w:type="gramEnd"/>
      <w:r w:rsidR="00AD1DE9" w:rsidRPr="001E7C61">
        <w:rPr>
          <w:rFonts w:ascii="Poppins Light" w:hAnsi="Poppins Light"/>
          <w:sz w:val="20"/>
          <w:szCs w:val="20"/>
          <w:rPrChange w:id="391" w:author="thuyhuynh" w:date="2024-01-05T13:15:00Z">
            <w:rPr/>
          </w:rPrChange>
        </w:rPr>
        <w:t xml:space="preserve"> All rights reserved.</w:t>
      </w:r>
    </w:p>
    <w:p w:rsidR="00AC0496" w:rsidRPr="00F705A3" w:rsidDel="0073495D" w:rsidRDefault="00AC0496">
      <w:pPr>
        <w:rPr>
          <w:del w:id="392" w:author="TANBAO" w:date="2014-01-07T15:13:00Z"/>
          <w:rFonts w:ascii="Poppins" w:hAnsi="Poppins"/>
          <w:sz w:val="20"/>
          <w:szCs w:val="20"/>
          <w:rPrChange w:id="393" w:author="thuyhuynh" w:date="2024-01-05T13:12:00Z">
            <w:rPr>
              <w:del w:id="394" w:author="TANBAO" w:date="2014-01-07T15:13:00Z"/>
            </w:rPr>
          </w:rPrChange>
        </w:rPr>
      </w:pPr>
    </w:p>
    <w:p w:rsidR="00726FE7" w:rsidRPr="00F705A3" w:rsidRDefault="001A4856">
      <w:pPr>
        <w:spacing w:after="200" w:line="276" w:lineRule="auto"/>
        <w:rPr>
          <w:rFonts w:ascii="Poppins" w:hAnsi="Poppins"/>
          <w:sz w:val="20"/>
          <w:szCs w:val="20"/>
          <w:rPrChange w:id="395" w:author="thuyhuynh" w:date="2024-01-05T13:12:00Z">
            <w:rPr/>
          </w:rPrChange>
        </w:rPr>
      </w:pPr>
      <w:r w:rsidRPr="00F705A3">
        <w:rPr>
          <w:rFonts w:ascii="Poppins" w:hAnsi="Poppins"/>
          <w:sz w:val="20"/>
          <w:szCs w:val="20"/>
          <w:rPrChange w:id="396" w:author="thuyhuynh" w:date="2024-01-05T13:12:00Z">
            <w:rPr/>
          </w:rPrChange>
        </w:rPr>
        <w:br w:type="page"/>
      </w:r>
    </w:p>
    <w:p w:rsidR="008B4695" w:rsidRPr="001E7C61" w:rsidRDefault="00726FE7" w:rsidP="00726FE7">
      <w:pPr>
        <w:rPr>
          <w:rFonts w:ascii="Poppins SemiBold" w:hAnsi="Poppins SemiBold"/>
          <w:b/>
          <w:color w:val="930F15"/>
          <w:sz w:val="36"/>
          <w:szCs w:val="36"/>
          <w:lang w:eastAsia="ko-KR"/>
          <w:rPrChange w:id="397" w:author="thuyhuynh" w:date="2024-01-05T13:15:00Z">
            <w:rPr>
              <w:b/>
              <w:color w:val="930F15"/>
              <w:sz w:val="36"/>
              <w:szCs w:val="36"/>
              <w:lang w:eastAsia="ko-KR"/>
            </w:rPr>
          </w:rPrChange>
        </w:rPr>
      </w:pPr>
      <w:r w:rsidRPr="001E7C61">
        <w:rPr>
          <w:rFonts w:ascii="Poppins SemiBold" w:hAnsi="Poppins SemiBold"/>
          <w:b/>
          <w:color w:val="930F15"/>
          <w:sz w:val="36"/>
          <w:szCs w:val="36"/>
          <w:rPrChange w:id="398" w:author="thuyhuynh" w:date="2024-01-05T13:15:00Z">
            <w:rPr>
              <w:b/>
              <w:color w:val="930F15"/>
              <w:sz w:val="36"/>
              <w:szCs w:val="36"/>
            </w:rPr>
          </w:rPrChange>
        </w:rPr>
        <w:lastRenderedPageBreak/>
        <w:t>Table of Contents</w:t>
      </w:r>
    </w:p>
    <w:sdt>
      <w:sdtPr>
        <w:rPr>
          <w:rFonts w:ascii="Poppins" w:hAnsi="Poppins"/>
          <w:sz w:val="20"/>
          <w:szCs w:val="20"/>
        </w:rPr>
        <w:id w:val="859846"/>
        <w:docPartObj>
          <w:docPartGallery w:val="Table of Contents"/>
          <w:docPartUnique/>
        </w:docPartObj>
      </w:sdtPr>
      <w:sdtContent>
        <w:p w:rsidR="00726FE7" w:rsidRPr="00F705A3" w:rsidRDefault="00726FE7" w:rsidP="006D0A51">
          <w:pPr>
            <w:rPr>
              <w:rFonts w:ascii="Poppins" w:hAnsi="Poppins"/>
              <w:sz w:val="20"/>
              <w:szCs w:val="20"/>
              <w:lang w:eastAsia="ko-KR"/>
              <w:rPrChange w:id="399" w:author="thuyhuynh" w:date="2024-01-05T13:12:00Z">
                <w:rPr>
                  <w:lang w:eastAsia="ko-KR"/>
                </w:rPr>
              </w:rPrChange>
            </w:rPr>
          </w:pPr>
        </w:p>
        <w:p w:rsidR="00203506" w:rsidRDefault="00ED0512">
          <w:pPr>
            <w:pStyle w:val="TOC1"/>
            <w:rPr>
              <w:ins w:id="400" w:author="thuyhuynh" w:date="2024-01-05T13:16:00Z"/>
              <w:noProof/>
              <w:lang w:eastAsia="ko-KR"/>
            </w:rPr>
          </w:pPr>
          <w:r w:rsidRPr="00F705A3">
            <w:rPr>
              <w:rFonts w:ascii="Poppins" w:hAnsi="Poppins"/>
              <w:sz w:val="20"/>
              <w:szCs w:val="20"/>
              <w:rPrChange w:id="401" w:author="thuyhuynh" w:date="2024-01-05T13:12:00Z">
                <w:rPr/>
              </w:rPrChange>
            </w:rPr>
            <w:fldChar w:fldCharType="begin"/>
          </w:r>
          <w:r w:rsidR="00726FE7" w:rsidRPr="00F705A3">
            <w:rPr>
              <w:rFonts w:ascii="Poppins" w:hAnsi="Poppins"/>
              <w:sz w:val="20"/>
              <w:szCs w:val="20"/>
              <w:rPrChange w:id="402" w:author="thuyhuynh" w:date="2024-01-05T13:12:00Z">
                <w:rPr/>
              </w:rPrChange>
            </w:rPr>
            <w:instrText xml:space="preserve"> TOC \o "1-3" \h \z \u </w:instrText>
          </w:r>
          <w:r w:rsidRPr="00F705A3">
            <w:rPr>
              <w:rFonts w:ascii="Poppins" w:hAnsi="Poppins"/>
              <w:sz w:val="20"/>
              <w:szCs w:val="20"/>
              <w:rPrChange w:id="403" w:author="thuyhuynh" w:date="2024-01-05T13:12:00Z">
                <w:rPr/>
              </w:rPrChange>
            </w:rPr>
            <w:fldChar w:fldCharType="separate"/>
          </w:r>
          <w:ins w:id="404" w:author="thuyhuynh" w:date="2024-01-05T13:16:00Z">
            <w:r w:rsidR="00203506" w:rsidRPr="003D1484">
              <w:rPr>
                <w:rStyle w:val="Hyperlink"/>
                <w:noProof/>
              </w:rPr>
              <w:fldChar w:fldCharType="begin"/>
            </w:r>
            <w:r w:rsidR="00203506" w:rsidRPr="003D1484">
              <w:rPr>
                <w:rStyle w:val="Hyperlink"/>
                <w:noProof/>
              </w:rPr>
              <w:instrText xml:space="preserve"> </w:instrText>
            </w:r>
            <w:r w:rsidR="00203506">
              <w:rPr>
                <w:noProof/>
              </w:rPr>
              <w:instrText>HYPERLINK \l "_Toc155352994"</w:instrText>
            </w:r>
            <w:r w:rsidR="00203506" w:rsidRPr="003D1484">
              <w:rPr>
                <w:rStyle w:val="Hyperlink"/>
                <w:noProof/>
              </w:rPr>
              <w:instrText xml:space="preserve"> </w:instrText>
            </w:r>
            <w:r w:rsidR="00203506" w:rsidRPr="003D1484">
              <w:rPr>
                <w:rStyle w:val="Hyperlink"/>
                <w:noProof/>
              </w:rPr>
              <w:fldChar w:fldCharType="separate"/>
            </w:r>
            <w:r w:rsidR="00203506" w:rsidRPr="003D1484">
              <w:rPr>
                <w:rStyle w:val="Hyperlink"/>
                <w:rFonts w:ascii="Poppins" w:hAnsi="Poppins"/>
                <w:noProof/>
              </w:rPr>
              <w:t>1.</w:t>
            </w:r>
            <w:r w:rsidR="00203506">
              <w:rPr>
                <w:noProof/>
                <w:lang w:eastAsia="ko-KR"/>
              </w:rPr>
              <w:tab/>
            </w:r>
            <w:r w:rsidR="00203506" w:rsidRPr="00203506">
              <w:rPr>
                <w:rStyle w:val="Hyperlink"/>
                <w:rFonts w:ascii="Poppins Medium" w:hAnsi="Poppins Medium" w:hint="eastAsia"/>
                <w:noProof/>
                <w:rPrChange w:id="405" w:author="thuyhuynh" w:date="2024-01-05T13:16:00Z">
                  <w:rPr>
                    <w:rStyle w:val="Hyperlink"/>
                    <w:rFonts w:ascii="Poppins" w:hAnsi="Poppins" w:hint="eastAsia"/>
                    <w:noProof/>
                  </w:rPr>
                </w:rPrChange>
              </w:rPr>
              <w:t>Preface</w:t>
            </w:r>
            <w:r w:rsidR="00203506">
              <w:rPr>
                <w:noProof/>
                <w:webHidden/>
              </w:rPr>
              <w:tab/>
            </w:r>
            <w:r w:rsidR="00203506">
              <w:rPr>
                <w:noProof/>
                <w:webHidden/>
              </w:rPr>
              <w:fldChar w:fldCharType="begin"/>
            </w:r>
            <w:r w:rsidR="00203506">
              <w:rPr>
                <w:noProof/>
                <w:webHidden/>
              </w:rPr>
              <w:instrText xml:space="preserve"> PAGEREF _Toc155352994 \h </w:instrText>
            </w:r>
          </w:ins>
          <w:r w:rsidR="00203506">
            <w:rPr>
              <w:noProof/>
              <w:webHidden/>
            </w:rPr>
          </w:r>
          <w:r w:rsidR="00203506">
            <w:rPr>
              <w:noProof/>
              <w:webHidden/>
            </w:rPr>
            <w:fldChar w:fldCharType="separate"/>
          </w:r>
          <w:ins w:id="406" w:author="thuyhuynh" w:date="2024-01-05T13:16:00Z">
            <w:r w:rsidR="00203506">
              <w:rPr>
                <w:noProof/>
                <w:webHidden/>
              </w:rPr>
              <w:t>3</w:t>
            </w:r>
            <w:r w:rsidR="00203506">
              <w:rPr>
                <w:noProof/>
                <w:webHidden/>
              </w:rPr>
              <w:fldChar w:fldCharType="end"/>
            </w:r>
            <w:r w:rsidR="00203506" w:rsidRPr="003D1484">
              <w:rPr>
                <w:rStyle w:val="Hyperlink"/>
                <w:noProof/>
              </w:rPr>
              <w:fldChar w:fldCharType="end"/>
            </w:r>
          </w:ins>
        </w:p>
        <w:p w:rsidR="00203506" w:rsidRDefault="00203506">
          <w:pPr>
            <w:pStyle w:val="TOC2"/>
            <w:rPr>
              <w:ins w:id="407" w:author="thuyhuynh" w:date="2024-01-05T13:16:00Z"/>
              <w:noProof/>
              <w:lang w:eastAsia="ko-KR"/>
            </w:rPr>
          </w:pPr>
          <w:ins w:id="408" w:author="thuyhuynh" w:date="2024-01-05T13:16:00Z">
            <w:r w:rsidRPr="003D1484">
              <w:rPr>
                <w:rStyle w:val="Hyperlink"/>
                <w:noProof/>
              </w:rPr>
              <w:fldChar w:fldCharType="begin"/>
            </w:r>
            <w:r w:rsidRPr="003D1484">
              <w:rPr>
                <w:rStyle w:val="Hyperlink"/>
                <w:noProof/>
              </w:rPr>
              <w:instrText xml:space="preserve"> </w:instrText>
            </w:r>
            <w:r>
              <w:rPr>
                <w:noProof/>
              </w:rPr>
              <w:instrText>HYPERLINK \l "_Toc155352996"</w:instrText>
            </w:r>
            <w:r w:rsidRPr="003D1484">
              <w:rPr>
                <w:rStyle w:val="Hyperlink"/>
                <w:noProof/>
              </w:rPr>
              <w:instrText xml:space="preserve"> </w:instrText>
            </w:r>
            <w:r w:rsidRPr="003D1484">
              <w:rPr>
                <w:rStyle w:val="Hyperlink"/>
                <w:noProof/>
              </w:rPr>
              <w:fldChar w:fldCharType="separate"/>
            </w:r>
            <w:r w:rsidRPr="003D1484">
              <w:rPr>
                <w:rStyle w:val="Hyperlink"/>
                <w:rFonts w:ascii="Poppins" w:hAnsi="Poppins"/>
                <w:noProof/>
              </w:rPr>
              <w:t>1.1.</w:t>
            </w:r>
            <w:r>
              <w:rPr>
                <w:noProof/>
                <w:lang w:eastAsia="ko-KR"/>
              </w:rPr>
              <w:tab/>
            </w:r>
            <w:r w:rsidRPr="003D1484">
              <w:rPr>
                <w:rStyle w:val="Hyperlink"/>
                <w:rFonts w:ascii="Poppins" w:hAnsi="Poppins"/>
                <w:noProof/>
              </w:rPr>
              <w:t>Purpose of this Document</w:t>
            </w:r>
            <w:r>
              <w:rPr>
                <w:noProof/>
                <w:webHidden/>
              </w:rPr>
              <w:tab/>
            </w:r>
            <w:r>
              <w:rPr>
                <w:noProof/>
                <w:webHidden/>
              </w:rPr>
              <w:fldChar w:fldCharType="begin"/>
            </w:r>
            <w:r>
              <w:rPr>
                <w:noProof/>
                <w:webHidden/>
              </w:rPr>
              <w:instrText xml:space="preserve"> PAGEREF _Toc155352996 \h </w:instrText>
            </w:r>
          </w:ins>
          <w:r>
            <w:rPr>
              <w:noProof/>
              <w:webHidden/>
            </w:rPr>
          </w:r>
          <w:r>
            <w:rPr>
              <w:noProof/>
              <w:webHidden/>
            </w:rPr>
            <w:fldChar w:fldCharType="separate"/>
          </w:r>
          <w:ins w:id="409" w:author="thuyhuynh" w:date="2024-01-05T13:16:00Z">
            <w:r>
              <w:rPr>
                <w:noProof/>
                <w:webHidden/>
              </w:rPr>
              <w:t>3</w:t>
            </w:r>
            <w:r>
              <w:rPr>
                <w:noProof/>
                <w:webHidden/>
              </w:rPr>
              <w:fldChar w:fldCharType="end"/>
            </w:r>
            <w:r w:rsidRPr="003D1484">
              <w:rPr>
                <w:rStyle w:val="Hyperlink"/>
                <w:noProof/>
              </w:rPr>
              <w:fldChar w:fldCharType="end"/>
            </w:r>
          </w:ins>
        </w:p>
        <w:p w:rsidR="00203506" w:rsidRDefault="00203506">
          <w:pPr>
            <w:pStyle w:val="TOC2"/>
            <w:rPr>
              <w:ins w:id="410" w:author="thuyhuynh" w:date="2024-01-05T13:16:00Z"/>
              <w:noProof/>
              <w:lang w:eastAsia="ko-KR"/>
            </w:rPr>
          </w:pPr>
          <w:ins w:id="411" w:author="thuyhuynh" w:date="2024-01-05T13:16:00Z">
            <w:r w:rsidRPr="003D1484">
              <w:rPr>
                <w:rStyle w:val="Hyperlink"/>
                <w:noProof/>
              </w:rPr>
              <w:fldChar w:fldCharType="begin"/>
            </w:r>
            <w:r w:rsidRPr="003D1484">
              <w:rPr>
                <w:rStyle w:val="Hyperlink"/>
                <w:noProof/>
              </w:rPr>
              <w:instrText xml:space="preserve"> </w:instrText>
            </w:r>
            <w:r>
              <w:rPr>
                <w:noProof/>
              </w:rPr>
              <w:instrText>HYPERLINK \l "_Toc155352997"</w:instrText>
            </w:r>
            <w:r w:rsidRPr="003D1484">
              <w:rPr>
                <w:rStyle w:val="Hyperlink"/>
                <w:noProof/>
              </w:rPr>
              <w:instrText xml:space="preserve"> </w:instrText>
            </w:r>
            <w:r w:rsidRPr="003D1484">
              <w:rPr>
                <w:rStyle w:val="Hyperlink"/>
                <w:noProof/>
              </w:rPr>
              <w:fldChar w:fldCharType="separate"/>
            </w:r>
            <w:r w:rsidRPr="003D1484">
              <w:rPr>
                <w:rStyle w:val="Hyperlink"/>
                <w:rFonts w:ascii="Poppins" w:hAnsi="Poppins"/>
                <w:noProof/>
              </w:rPr>
              <w:t>1.2.</w:t>
            </w:r>
            <w:r>
              <w:rPr>
                <w:noProof/>
                <w:lang w:eastAsia="ko-KR"/>
              </w:rPr>
              <w:tab/>
            </w:r>
            <w:r w:rsidRPr="003D1484">
              <w:rPr>
                <w:rStyle w:val="Hyperlink"/>
                <w:rFonts w:ascii="Poppins" w:hAnsi="Poppins"/>
                <w:noProof/>
              </w:rPr>
              <w:t>Intended Reader</w:t>
            </w:r>
            <w:r>
              <w:rPr>
                <w:noProof/>
                <w:webHidden/>
              </w:rPr>
              <w:tab/>
            </w:r>
            <w:r>
              <w:rPr>
                <w:noProof/>
                <w:webHidden/>
              </w:rPr>
              <w:fldChar w:fldCharType="begin"/>
            </w:r>
            <w:r>
              <w:rPr>
                <w:noProof/>
                <w:webHidden/>
              </w:rPr>
              <w:instrText xml:space="preserve"> PAGEREF _Toc155352997 \h </w:instrText>
            </w:r>
          </w:ins>
          <w:r>
            <w:rPr>
              <w:noProof/>
              <w:webHidden/>
            </w:rPr>
          </w:r>
          <w:r>
            <w:rPr>
              <w:noProof/>
              <w:webHidden/>
            </w:rPr>
            <w:fldChar w:fldCharType="separate"/>
          </w:r>
          <w:ins w:id="412" w:author="thuyhuynh" w:date="2024-01-05T13:16:00Z">
            <w:r>
              <w:rPr>
                <w:noProof/>
                <w:webHidden/>
              </w:rPr>
              <w:t>3</w:t>
            </w:r>
            <w:r>
              <w:rPr>
                <w:noProof/>
                <w:webHidden/>
              </w:rPr>
              <w:fldChar w:fldCharType="end"/>
            </w:r>
            <w:r w:rsidRPr="003D1484">
              <w:rPr>
                <w:rStyle w:val="Hyperlink"/>
                <w:noProof/>
              </w:rPr>
              <w:fldChar w:fldCharType="end"/>
            </w:r>
          </w:ins>
        </w:p>
        <w:p w:rsidR="00203506" w:rsidRDefault="00203506">
          <w:pPr>
            <w:pStyle w:val="TOC2"/>
            <w:rPr>
              <w:ins w:id="413" w:author="thuyhuynh" w:date="2024-01-05T13:16:00Z"/>
              <w:noProof/>
              <w:lang w:eastAsia="ko-KR"/>
            </w:rPr>
          </w:pPr>
          <w:ins w:id="414" w:author="thuyhuynh" w:date="2024-01-05T13:16:00Z">
            <w:r w:rsidRPr="003D1484">
              <w:rPr>
                <w:rStyle w:val="Hyperlink"/>
                <w:noProof/>
              </w:rPr>
              <w:fldChar w:fldCharType="begin"/>
            </w:r>
            <w:r w:rsidRPr="003D1484">
              <w:rPr>
                <w:rStyle w:val="Hyperlink"/>
                <w:noProof/>
              </w:rPr>
              <w:instrText xml:space="preserve"> </w:instrText>
            </w:r>
            <w:r>
              <w:rPr>
                <w:noProof/>
              </w:rPr>
              <w:instrText>HYPERLINK \l "_Toc155352998"</w:instrText>
            </w:r>
            <w:r w:rsidRPr="003D1484">
              <w:rPr>
                <w:rStyle w:val="Hyperlink"/>
                <w:noProof/>
              </w:rPr>
              <w:instrText xml:space="preserve"> </w:instrText>
            </w:r>
            <w:r w:rsidRPr="003D1484">
              <w:rPr>
                <w:rStyle w:val="Hyperlink"/>
                <w:noProof/>
              </w:rPr>
              <w:fldChar w:fldCharType="separate"/>
            </w:r>
            <w:r w:rsidRPr="003D1484">
              <w:rPr>
                <w:rStyle w:val="Hyperlink"/>
                <w:rFonts w:ascii="Poppins" w:hAnsi="Poppins"/>
                <w:noProof/>
              </w:rPr>
              <w:t>1.3.</w:t>
            </w:r>
            <w:r>
              <w:rPr>
                <w:noProof/>
                <w:lang w:eastAsia="ko-KR"/>
              </w:rPr>
              <w:tab/>
            </w:r>
            <w:r w:rsidRPr="003D1484">
              <w:rPr>
                <w:rStyle w:val="Hyperlink"/>
                <w:rFonts w:ascii="Poppins" w:hAnsi="Poppins"/>
                <w:noProof/>
              </w:rPr>
              <w:t>Other Documentation</w:t>
            </w:r>
            <w:r>
              <w:rPr>
                <w:noProof/>
                <w:webHidden/>
              </w:rPr>
              <w:tab/>
            </w:r>
            <w:r>
              <w:rPr>
                <w:noProof/>
                <w:webHidden/>
              </w:rPr>
              <w:fldChar w:fldCharType="begin"/>
            </w:r>
            <w:r>
              <w:rPr>
                <w:noProof/>
                <w:webHidden/>
              </w:rPr>
              <w:instrText xml:space="preserve"> PAGEREF _Toc155352998 \h </w:instrText>
            </w:r>
          </w:ins>
          <w:r>
            <w:rPr>
              <w:noProof/>
              <w:webHidden/>
            </w:rPr>
          </w:r>
          <w:r>
            <w:rPr>
              <w:noProof/>
              <w:webHidden/>
            </w:rPr>
            <w:fldChar w:fldCharType="separate"/>
          </w:r>
          <w:ins w:id="415" w:author="thuyhuynh" w:date="2024-01-05T13:16:00Z">
            <w:r>
              <w:rPr>
                <w:noProof/>
                <w:webHidden/>
              </w:rPr>
              <w:t>3</w:t>
            </w:r>
            <w:r>
              <w:rPr>
                <w:noProof/>
                <w:webHidden/>
              </w:rPr>
              <w:fldChar w:fldCharType="end"/>
            </w:r>
            <w:r w:rsidRPr="003D1484">
              <w:rPr>
                <w:rStyle w:val="Hyperlink"/>
                <w:noProof/>
              </w:rPr>
              <w:fldChar w:fldCharType="end"/>
            </w:r>
          </w:ins>
        </w:p>
        <w:p w:rsidR="00203506" w:rsidRDefault="00203506">
          <w:pPr>
            <w:pStyle w:val="TOC2"/>
            <w:rPr>
              <w:ins w:id="416" w:author="thuyhuynh" w:date="2024-01-05T13:16:00Z"/>
              <w:noProof/>
              <w:lang w:eastAsia="ko-KR"/>
            </w:rPr>
          </w:pPr>
          <w:ins w:id="417" w:author="thuyhuynh" w:date="2024-01-05T13:16:00Z">
            <w:r w:rsidRPr="003D1484">
              <w:rPr>
                <w:rStyle w:val="Hyperlink"/>
                <w:noProof/>
              </w:rPr>
              <w:fldChar w:fldCharType="begin"/>
            </w:r>
            <w:r w:rsidRPr="003D1484">
              <w:rPr>
                <w:rStyle w:val="Hyperlink"/>
                <w:noProof/>
              </w:rPr>
              <w:instrText xml:space="preserve"> </w:instrText>
            </w:r>
            <w:r>
              <w:rPr>
                <w:noProof/>
              </w:rPr>
              <w:instrText>HYPERLINK \l "_Toc155352999"</w:instrText>
            </w:r>
            <w:r w:rsidRPr="003D1484">
              <w:rPr>
                <w:rStyle w:val="Hyperlink"/>
                <w:noProof/>
              </w:rPr>
              <w:instrText xml:space="preserve"> </w:instrText>
            </w:r>
            <w:r w:rsidRPr="003D1484">
              <w:rPr>
                <w:rStyle w:val="Hyperlink"/>
                <w:noProof/>
              </w:rPr>
              <w:fldChar w:fldCharType="separate"/>
            </w:r>
            <w:r w:rsidRPr="003D1484">
              <w:rPr>
                <w:rStyle w:val="Hyperlink"/>
                <w:rFonts w:ascii="Poppins" w:hAnsi="Poppins"/>
                <w:noProof/>
              </w:rPr>
              <w:t>1.4.</w:t>
            </w:r>
            <w:r>
              <w:rPr>
                <w:noProof/>
                <w:lang w:eastAsia="ko-KR"/>
              </w:rPr>
              <w:tab/>
            </w:r>
            <w:r w:rsidRPr="003D1484">
              <w:rPr>
                <w:rStyle w:val="Hyperlink"/>
                <w:rFonts w:ascii="Poppins" w:hAnsi="Poppins"/>
                <w:noProof/>
              </w:rPr>
              <w:t>Contact Information</w:t>
            </w:r>
            <w:r>
              <w:rPr>
                <w:noProof/>
                <w:webHidden/>
              </w:rPr>
              <w:tab/>
            </w:r>
            <w:r>
              <w:rPr>
                <w:noProof/>
                <w:webHidden/>
              </w:rPr>
              <w:fldChar w:fldCharType="begin"/>
            </w:r>
            <w:r>
              <w:rPr>
                <w:noProof/>
                <w:webHidden/>
              </w:rPr>
              <w:instrText xml:space="preserve"> PAGEREF _Toc155352999 \h </w:instrText>
            </w:r>
          </w:ins>
          <w:r>
            <w:rPr>
              <w:noProof/>
              <w:webHidden/>
            </w:rPr>
          </w:r>
          <w:r>
            <w:rPr>
              <w:noProof/>
              <w:webHidden/>
            </w:rPr>
            <w:fldChar w:fldCharType="separate"/>
          </w:r>
          <w:ins w:id="418" w:author="thuyhuynh" w:date="2024-01-05T13:16:00Z">
            <w:r>
              <w:rPr>
                <w:noProof/>
                <w:webHidden/>
              </w:rPr>
              <w:t>3</w:t>
            </w:r>
            <w:r>
              <w:rPr>
                <w:noProof/>
                <w:webHidden/>
              </w:rPr>
              <w:fldChar w:fldCharType="end"/>
            </w:r>
            <w:r w:rsidRPr="003D1484">
              <w:rPr>
                <w:rStyle w:val="Hyperlink"/>
                <w:noProof/>
              </w:rPr>
              <w:fldChar w:fldCharType="end"/>
            </w:r>
          </w:ins>
        </w:p>
        <w:p w:rsidR="00203506" w:rsidRDefault="00203506">
          <w:pPr>
            <w:pStyle w:val="TOC1"/>
            <w:rPr>
              <w:ins w:id="419" w:author="thuyhuynh" w:date="2024-01-05T13:16:00Z"/>
              <w:noProof/>
              <w:lang w:eastAsia="ko-KR"/>
            </w:rPr>
          </w:pPr>
          <w:ins w:id="420" w:author="thuyhuynh" w:date="2024-01-05T13:16:00Z">
            <w:r w:rsidRPr="003D1484">
              <w:rPr>
                <w:rStyle w:val="Hyperlink"/>
                <w:noProof/>
              </w:rPr>
              <w:fldChar w:fldCharType="begin"/>
            </w:r>
            <w:r w:rsidRPr="003D1484">
              <w:rPr>
                <w:rStyle w:val="Hyperlink"/>
                <w:noProof/>
              </w:rPr>
              <w:instrText xml:space="preserve"> </w:instrText>
            </w:r>
            <w:r>
              <w:rPr>
                <w:noProof/>
              </w:rPr>
              <w:instrText>HYPERLINK \l "_Toc155353000"</w:instrText>
            </w:r>
            <w:r w:rsidRPr="003D1484">
              <w:rPr>
                <w:rStyle w:val="Hyperlink"/>
                <w:noProof/>
              </w:rPr>
              <w:instrText xml:space="preserve"> </w:instrText>
            </w:r>
            <w:r w:rsidRPr="003D1484">
              <w:rPr>
                <w:rStyle w:val="Hyperlink"/>
                <w:noProof/>
              </w:rPr>
              <w:fldChar w:fldCharType="separate"/>
            </w:r>
            <w:r w:rsidRPr="003D1484">
              <w:rPr>
                <w:rStyle w:val="Hyperlink"/>
                <w:rFonts w:ascii="Poppins" w:hAnsi="Poppins"/>
                <w:noProof/>
              </w:rPr>
              <w:t>2.</w:t>
            </w:r>
            <w:r>
              <w:rPr>
                <w:noProof/>
                <w:lang w:eastAsia="ko-KR"/>
              </w:rPr>
              <w:tab/>
            </w:r>
            <w:r w:rsidRPr="003D1484">
              <w:rPr>
                <w:rStyle w:val="Hyperlink"/>
                <w:rFonts w:ascii="Poppins" w:hAnsi="Poppins"/>
                <w:noProof/>
              </w:rPr>
              <w:t>Introduction</w:t>
            </w:r>
            <w:r>
              <w:rPr>
                <w:noProof/>
                <w:webHidden/>
              </w:rPr>
              <w:tab/>
            </w:r>
            <w:r>
              <w:rPr>
                <w:noProof/>
                <w:webHidden/>
              </w:rPr>
              <w:fldChar w:fldCharType="begin"/>
            </w:r>
            <w:r>
              <w:rPr>
                <w:noProof/>
                <w:webHidden/>
              </w:rPr>
              <w:instrText xml:space="preserve"> PAGEREF _Toc155353000 \h </w:instrText>
            </w:r>
          </w:ins>
          <w:r>
            <w:rPr>
              <w:noProof/>
              <w:webHidden/>
            </w:rPr>
          </w:r>
          <w:r>
            <w:rPr>
              <w:noProof/>
              <w:webHidden/>
            </w:rPr>
            <w:fldChar w:fldCharType="separate"/>
          </w:r>
          <w:ins w:id="421" w:author="thuyhuynh" w:date="2024-01-05T13:16:00Z">
            <w:r>
              <w:rPr>
                <w:noProof/>
                <w:webHidden/>
              </w:rPr>
              <w:t>4</w:t>
            </w:r>
            <w:r>
              <w:rPr>
                <w:noProof/>
                <w:webHidden/>
              </w:rPr>
              <w:fldChar w:fldCharType="end"/>
            </w:r>
            <w:r w:rsidRPr="003D1484">
              <w:rPr>
                <w:rStyle w:val="Hyperlink"/>
                <w:noProof/>
              </w:rPr>
              <w:fldChar w:fldCharType="end"/>
            </w:r>
          </w:ins>
        </w:p>
        <w:p w:rsidR="00203506" w:rsidRDefault="00203506">
          <w:pPr>
            <w:pStyle w:val="TOC1"/>
            <w:rPr>
              <w:ins w:id="422" w:author="thuyhuynh" w:date="2024-01-05T13:16:00Z"/>
              <w:noProof/>
              <w:lang w:eastAsia="ko-KR"/>
            </w:rPr>
          </w:pPr>
          <w:ins w:id="423" w:author="thuyhuynh" w:date="2024-01-05T13:16:00Z">
            <w:r w:rsidRPr="003D1484">
              <w:rPr>
                <w:rStyle w:val="Hyperlink"/>
                <w:noProof/>
              </w:rPr>
              <w:fldChar w:fldCharType="begin"/>
            </w:r>
            <w:r w:rsidRPr="003D1484">
              <w:rPr>
                <w:rStyle w:val="Hyperlink"/>
                <w:noProof/>
              </w:rPr>
              <w:instrText xml:space="preserve"> </w:instrText>
            </w:r>
            <w:r>
              <w:rPr>
                <w:noProof/>
              </w:rPr>
              <w:instrText>HYPERLINK \l "_Toc155353001"</w:instrText>
            </w:r>
            <w:r w:rsidRPr="003D1484">
              <w:rPr>
                <w:rStyle w:val="Hyperlink"/>
                <w:noProof/>
              </w:rPr>
              <w:instrText xml:space="preserve"> </w:instrText>
            </w:r>
            <w:r w:rsidRPr="003D1484">
              <w:rPr>
                <w:rStyle w:val="Hyperlink"/>
                <w:noProof/>
              </w:rPr>
              <w:fldChar w:fldCharType="separate"/>
            </w:r>
            <w:r w:rsidRPr="003D1484">
              <w:rPr>
                <w:rStyle w:val="Hyperlink"/>
                <w:rFonts w:ascii="Poppins" w:hAnsi="Poppins"/>
                <w:noProof/>
              </w:rPr>
              <w:t>3.</w:t>
            </w:r>
            <w:r>
              <w:rPr>
                <w:noProof/>
                <w:lang w:eastAsia="ko-KR"/>
              </w:rPr>
              <w:tab/>
            </w:r>
            <w:r w:rsidRPr="003D1484">
              <w:rPr>
                <w:rStyle w:val="Hyperlink"/>
                <w:rFonts w:ascii="Poppins" w:hAnsi="Poppins"/>
                <w:noProof/>
              </w:rPr>
              <w:t>Key Features</w:t>
            </w:r>
            <w:r>
              <w:rPr>
                <w:noProof/>
                <w:webHidden/>
              </w:rPr>
              <w:tab/>
            </w:r>
            <w:r>
              <w:rPr>
                <w:noProof/>
                <w:webHidden/>
              </w:rPr>
              <w:fldChar w:fldCharType="begin"/>
            </w:r>
            <w:r>
              <w:rPr>
                <w:noProof/>
                <w:webHidden/>
              </w:rPr>
              <w:instrText xml:space="preserve"> PAGEREF _Toc155353001 \h </w:instrText>
            </w:r>
          </w:ins>
          <w:r>
            <w:rPr>
              <w:noProof/>
              <w:webHidden/>
            </w:rPr>
          </w:r>
          <w:r>
            <w:rPr>
              <w:noProof/>
              <w:webHidden/>
            </w:rPr>
            <w:fldChar w:fldCharType="separate"/>
          </w:r>
          <w:ins w:id="424" w:author="thuyhuynh" w:date="2024-01-05T13:16:00Z">
            <w:r>
              <w:rPr>
                <w:noProof/>
                <w:webHidden/>
              </w:rPr>
              <w:t>4</w:t>
            </w:r>
            <w:r>
              <w:rPr>
                <w:noProof/>
                <w:webHidden/>
              </w:rPr>
              <w:fldChar w:fldCharType="end"/>
            </w:r>
            <w:r w:rsidRPr="003D1484">
              <w:rPr>
                <w:rStyle w:val="Hyperlink"/>
                <w:noProof/>
              </w:rPr>
              <w:fldChar w:fldCharType="end"/>
            </w:r>
          </w:ins>
        </w:p>
        <w:p w:rsidR="00203506" w:rsidRDefault="00203506">
          <w:pPr>
            <w:pStyle w:val="TOC1"/>
            <w:rPr>
              <w:ins w:id="425" w:author="thuyhuynh" w:date="2024-01-05T13:16:00Z"/>
              <w:noProof/>
              <w:lang w:eastAsia="ko-KR"/>
            </w:rPr>
          </w:pPr>
          <w:ins w:id="426" w:author="thuyhuynh" w:date="2024-01-05T13:16:00Z">
            <w:r w:rsidRPr="003D1484">
              <w:rPr>
                <w:rStyle w:val="Hyperlink"/>
                <w:noProof/>
              </w:rPr>
              <w:fldChar w:fldCharType="begin"/>
            </w:r>
            <w:r w:rsidRPr="003D1484">
              <w:rPr>
                <w:rStyle w:val="Hyperlink"/>
                <w:noProof/>
              </w:rPr>
              <w:instrText xml:space="preserve"> </w:instrText>
            </w:r>
            <w:r>
              <w:rPr>
                <w:noProof/>
              </w:rPr>
              <w:instrText>HYPERLINK \l "_Toc155353002"</w:instrText>
            </w:r>
            <w:r w:rsidRPr="003D1484">
              <w:rPr>
                <w:rStyle w:val="Hyperlink"/>
                <w:noProof/>
              </w:rPr>
              <w:instrText xml:space="preserve"> </w:instrText>
            </w:r>
            <w:r w:rsidRPr="003D1484">
              <w:rPr>
                <w:rStyle w:val="Hyperlink"/>
                <w:noProof/>
              </w:rPr>
              <w:fldChar w:fldCharType="separate"/>
            </w:r>
            <w:r w:rsidRPr="003D1484">
              <w:rPr>
                <w:rStyle w:val="Hyperlink"/>
                <w:rFonts w:ascii="Poppins" w:hAnsi="Poppins"/>
                <w:noProof/>
              </w:rPr>
              <w:t>4.</w:t>
            </w:r>
            <w:r>
              <w:rPr>
                <w:noProof/>
                <w:lang w:eastAsia="ko-KR"/>
              </w:rPr>
              <w:tab/>
            </w:r>
            <w:r w:rsidRPr="003D1484">
              <w:rPr>
                <w:rStyle w:val="Hyperlink"/>
                <w:rFonts w:ascii="Poppins" w:hAnsi="Poppins"/>
                <w:noProof/>
              </w:rPr>
              <w:t>Warnings and Precautions</w:t>
            </w:r>
            <w:r>
              <w:rPr>
                <w:noProof/>
                <w:webHidden/>
              </w:rPr>
              <w:tab/>
            </w:r>
            <w:r>
              <w:rPr>
                <w:noProof/>
                <w:webHidden/>
              </w:rPr>
              <w:fldChar w:fldCharType="begin"/>
            </w:r>
            <w:r>
              <w:rPr>
                <w:noProof/>
                <w:webHidden/>
              </w:rPr>
              <w:instrText xml:space="preserve"> PAGEREF _Toc155353002 \h </w:instrText>
            </w:r>
          </w:ins>
          <w:r>
            <w:rPr>
              <w:noProof/>
              <w:webHidden/>
            </w:rPr>
          </w:r>
          <w:r>
            <w:rPr>
              <w:noProof/>
              <w:webHidden/>
            </w:rPr>
            <w:fldChar w:fldCharType="separate"/>
          </w:r>
          <w:ins w:id="427" w:author="thuyhuynh" w:date="2024-01-05T13:16:00Z">
            <w:r>
              <w:rPr>
                <w:noProof/>
                <w:webHidden/>
              </w:rPr>
              <w:t>4</w:t>
            </w:r>
            <w:r>
              <w:rPr>
                <w:noProof/>
                <w:webHidden/>
              </w:rPr>
              <w:fldChar w:fldCharType="end"/>
            </w:r>
            <w:r w:rsidRPr="003D1484">
              <w:rPr>
                <w:rStyle w:val="Hyperlink"/>
                <w:noProof/>
              </w:rPr>
              <w:fldChar w:fldCharType="end"/>
            </w:r>
          </w:ins>
        </w:p>
        <w:p w:rsidR="00203506" w:rsidRDefault="00203506">
          <w:pPr>
            <w:pStyle w:val="TOC1"/>
            <w:rPr>
              <w:ins w:id="428" w:author="thuyhuynh" w:date="2024-01-05T13:16:00Z"/>
              <w:noProof/>
              <w:lang w:eastAsia="ko-KR"/>
            </w:rPr>
          </w:pPr>
          <w:ins w:id="429" w:author="thuyhuynh" w:date="2024-01-05T13:16:00Z">
            <w:r w:rsidRPr="003D1484">
              <w:rPr>
                <w:rStyle w:val="Hyperlink"/>
                <w:noProof/>
              </w:rPr>
              <w:fldChar w:fldCharType="begin"/>
            </w:r>
            <w:r w:rsidRPr="003D1484">
              <w:rPr>
                <w:rStyle w:val="Hyperlink"/>
                <w:noProof/>
              </w:rPr>
              <w:instrText xml:space="preserve"> </w:instrText>
            </w:r>
            <w:r>
              <w:rPr>
                <w:noProof/>
              </w:rPr>
              <w:instrText>HYPERLINK \l "_Toc155353003"</w:instrText>
            </w:r>
            <w:r w:rsidRPr="003D1484">
              <w:rPr>
                <w:rStyle w:val="Hyperlink"/>
                <w:noProof/>
              </w:rPr>
              <w:instrText xml:space="preserve"> </w:instrText>
            </w:r>
            <w:r w:rsidRPr="003D1484">
              <w:rPr>
                <w:rStyle w:val="Hyperlink"/>
                <w:noProof/>
              </w:rPr>
              <w:fldChar w:fldCharType="separate"/>
            </w:r>
            <w:r w:rsidRPr="003D1484">
              <w:rPr>
                <w:rStyle w:val="Hyperlink"/>
                <w:rFonts w:ascii="Poppins" w:hAnsi="Poppins"/>
                <w:noProof/>
              </w:rPr>
              <w:t>5.</w:t>
            </w:r>
            <w:r>
              <w:rPr>
                <w:noProof/>
                <w:lang w:eastAsia="ko-KR"/>
              </w:rPr>
              <w:tab/>
            </w:r>
            <w:r w:rsidRPr="003D1484">
              <w:rPr>
                <w:rStyle w:val="Hyperlink"/>
                <w:rFonts w:ascii="Poppins" w:hAnsi="Poppins"/>
                <w:noProof/>
              </w:rPr>
              <w:t>Product Inventory</w:t>
            </w:r>
            <w:r>
              <w:rPr>
                <w:noProof/>
                <w:webHidden/>
              </w:rPr>
              <w:tab/>
            </w:r>
            <w:r>
              <w:rPr>
                <w:noProof/>
                <w:webHidden/>
              </w:rPr>
              <w:fldChar w:fldCharType="begin"/>
            </w:r>
            <w:r>
              <w:rPr>
                <w:noProof/>
                <w:webHidden/>
              </w:rPr>
              <w:instrText xml:space="preserve"> PAGEREF _Toc155353003 \h </w:instrText>
            </w:r>
          </w:ins>
          <w:r>
            <w:rPr>
              <w:noProof/>
              <w:webHidden/>
            </w:rPr>
          </w:r>
          <w:r>
            <w:rPr>
              <w:noProof/>
              <w:webHidden/>
            </w:rPr>
            <w:fldChar w:fldCharType="separate"/>
          </w:r>
          <w:ins w:id="430" w:author="thuyhuynh" w:date="2024-01-05T13:16:00Z">
            <w:r>
              <w:rPr>
                <w:noProof/>
                <w:webHidden/>
              </w:rPr>
              <w:t>6</w:t>
            </w:r>
            <w:r>
              <w:rPr>
                <w:noProof/>
                <w:webHidden/>
              </w:rPr>
              <w:fldChar w:fldCharType="end"/>
            </w:r>
            <w:r w:rsidRPr="003D1484">
              <w:rPr>
                <w:rStyle w:val="Hyperlink"/>
                <w:noProof/>
              </w:rPr>
              <w:fldChar w:fldCharType="end"/>
            </w:r>
          </w:ins>
        </w:p>
        <w:p w:rsidR="00203506" w:rsidRDefault="00203506">
          <w:pPr>
            <w:pStyle w:val="TOC1"/>
            <w:rPr>
              <w:ins w:id="431" w:author="thuyhuynh" w:date="2024-01-05T13:16:00Z"/>
              <w:noProof/>
              <w:lang w:eastAsia="ko-KR"/>
            </w:rPr>
          </w:pPr>
          <w:ins w:id="432" w:author="thuyhuynh" w:date="2024-01-05T13:16:00Z">
            <w:r w:rsidRPr="003D1484">
              <w:rPr>
                <w:rStyle w:val="Hyperlink"/>
                <w:noProof/>
              </w:rPr>
              <w:fldChar w:fldCharType="begin"/>
            </w:r>
            <w:r w:rsidRPr="003D1484">
              <w:rPr>
                <w:rStyle w:val="Hyperlink"/>
                <w:noProof/>
              </w:rPr>
              <w:instrText xml:space="preserve"> </w:instrText>
            </w:r>
            <w:r>
              <w:rPr>
                <w:noProof/>
              </w:rPr>
              <w:instrText>HYPERLINK \l "_Toc155353004"</w:instrText>
            </w:r>
            <w:r w:rsidRPr="003D1484">
              <w:rPr>
                <w:rStyle w:val="Hyperlink"/>
                <w:noProof/>
              </w:rPr>
              <w:instrText xml:space="preserve"> </w:instrText>
            </w:r>
            <w:r w:rsidRPr="003D1484">
              <w:rPr>
                <w:rStyle w:val="Hyperlink"/>
                <w:noProof/>
              </w:rPr>
              <w:fldChar w:fldCharType="separate"/>
            </w:r>
            <w:r w:rsidRPr="003D1484">
              <w:rPr>
                <w:rStyle w:val="Hyperlink"/>
                <w:rFonts w:ascii="Poppins" w:hAnsi="Poppins"/>
                <w:noProof/>
              </w:rPr>
              <w:t>6.</w:t>
            </w:r>
            <w:r>
              <w:rPr>
                <w:noProof/>
                <w:lang w:eastAsia="ko-KR"/>
              </w:rPr>
              <w:tab/>
            </w:r>
            <w:r w:rsidRPr="003D1484">
              <w:rPr>
                <w:rStyle w:val="Hyperlink"/>
                <w:rFonts w:ascii="Poppins" w:hAnsi="Poppins"/>
                <w:noProof/>
              </w:rPr>
              <w:t>Hardware Specifications</w:t>
            </w:r>
            <w:r>
              <w:rPr>
                <w:noProof/>
                <w:webHidden/>
              </w:rPr>
              <w:tab/>
            </w:r>
            <w:r>
              <w:rPr>
                <w:noProof/>
                <w:webHidden/>
              </w:rPr>
              <w:fldChar w:fldCharType="begin"/>
            </w:r>
            <w:r>
              <w:rPr>
                <w:noProof/>
                <w:webHidden/>
              </w:rPr>
              <w:instrText xml:space="preserve"> PAGEREF _Toc155353004 \h </w:instrText>
            </w:r>
          </w:ins>
          <w:r>
            <w:rPr>
              <w:noProof/>
              <w:webHidden/>
            </w:rPr>
          </w:r>
          <w:r>
            <w:rPr>
              <w:noProof/>
              <w:webHidden/>
            </w:rPr>
            <w:fldChar w:fldCharType="separate"/>
          </w:r>
          <w:ins w:id="433" w:author="thuyhuynh" w:date="2024-01-05T13:16:00Z">
            <w:r>
              <w:rPr>
                <w:noProof/>
                <w:webHidden/>
              </w:rPr>
              <w:t>7</w:t>
            </w:r>
            <w:r>
              <w:rPr>
                <w:noProof/>
                <w:webHidden/>
              </w:rPr>
              <w:fldChar w:fldCharType="end"/>
            </w:r>
            <w:r w:rsidRPr="003D1484">
              <w:rPr>
                <w:rStyle w:val="Hyperlink"/>
                <w:noProof/>
              </w:rPr>
              <w:fldChar w:fldCharType="end"/>
            </w:r>
          </w:ins>
        </w:p>
        <w:p w:rsidR="00203506" w:rsidRDefault="00203506">
          <w:pPr>
            <w:pStyle w:val="TOC1"/>
            <w:rPr>
              <w:ins w:id="434" w:author="thuyhuynh" w:date="2024-01-05T13:16:00Z"/>
              <w:noProof/>
              <w:lang w:eastAsia="ko-KR"/>
            </w:rPr>
          </w:pPr>
          <w:ins w:id="435" w:author="thuyhuynh" w:date="2024-01-05T13:16:00Z">
            <w:r w:rsidRPr="003D1484">
              <w:rPr>
                <w:rStyle w:val="Hyperlink"/>
                <w:noProof/>
              </w:rPr>
              <w:fldChar w:fldCharType="begin"/>
            </w:r>
            <w:r w:rsidRPr="003D1484">
              <w:rPr>
                <w:rStyle w:val="Hyperlink"/>
                <w:noProof/>
              </w:rPr>
              <w:instrText xml:space="preserve"> </w:instrText>
            </w:r>
            <w:r>
              <w:rPr>
                <w:noProof/>
              </w:rPr>
              <w:instrText>HYPERLINK \l "_Toc155353005"</w:instrText>
            </w:r>
            <w:r w:rsidRPr="003D1484">
              <w:rPr>
                <w:rStyle w:val="Hyperlink"/>
                <w:noProof/>
              </w:rPr>
              <w:instrText xml:space="preserve"> </w:instrText>
            </w:r>
            <w:r w:rsidRPr="003D1484">
              <w:rPr>
                <w:rStyle w:val="Hyperlink"/>
                <w:noProof/>
              </w:rPr>
              <w:fldChar w:fldCharType="separate"/>
            </w:r>
            <w:r w:rsidRPr="003D1484">
              <w:rPr>
                <w:rStyle w:val="Hyperlink"/>
                <w:rFonts w:ascii="Poppins" w:hAnsi="Poppins"/>
                <w:noProof/>
              </w:rPr>
              <w:t>7.</w:t>
            </w:r>
            <w:r>
              <w:rPr>
                <w:noProof/>
                <w:lang w:eastAsia="ko-KR"/>
              </w:rPr>
              <w:tab/>
            </w:r>
            <w:r w:rsidRPr="003D1484">
              <w:rPr>
                <w:rStyle w:val="Hyperlink"/>
                <w:rFonts w:ascii="Poppins" w:hAnsi="Poppins"/>
                <w:noProof/>
              </w:rPr>
              <w:t>Capture Volume</w:t>
            </w:r>
            <w:r>
              <w:rPr>
                <w:noProof/>
                <w:webHidden/>
              </w:rPr>
              <w:tab/>
            </w:r>
            <w:r>
              <w:rPr>
                <w:noProof/>
                <w:webHidden/>
              </w:rPr>
              <w:fldChar w:fldCharType="begin"/>
            </w:r>
            <w:r>
              <w:rPr>
                <w:noProof/>
                <w:webHidden/>
              </w:rPr>
              <w:instrText xml:space="preserve"> PAGEREF _Toc155353005 \h </w:instrText>
            </w:r>
          </w:ins>
          <w:r>
            <w:rPr>
              <w:noProof/>
              <w:webHidden/>
            </w:rPr>
          </w:r>
          <w:r>
            <w:rPr>
              <w:noProof/>
              <w:webHidden/>
            </w:rPr>
            <w:fldChar w:fldCharType="separate"/>
          </w:r>
          <w:ins w:id="436" w:author="thuyhuynh" w:date="2024-01-05T13:16:00Z">
            <w:r>
              <w:rPr>
                <w:noProof/>
                <w:webHidden/>
              </w:rPr>
              <w:t>8</w:t>
            </w:r>
            <w:r>
              <w:rPr>
                <w:noProof/>
                <w:webHidden/>
              </w:rPr>
              <w:fldChar w:fldCharType="end"/>
            </w:r>
            <w:r w:rsidRPr="003D1484">
              <w:rPr>
                <w:rStyle w:val="Hyperlink"/>
                <w:noProof/>
              </w:rPr>
              <w:fldChar w:fldCharType="end"/>
            </w:r>
          </w:ins>
        </w:p>
        <w:p w:rsidR="00203506" w:rsidRDefault="00203506">
          <w:pPr>
            <w:pStyle w:val="TOC1"/>
            <w:rPr>
              <w:ins w:id="437" w:author="thuyhuynh" w:date="2024-01-05T13:16:00Z"/>
              <w:noProof/>
              <w:lang w:eastAsia="ko-KR"/>
            </w:rPr>
          </w:pPr>
          <w:ins w:id="438" w:author="thuyhuynh" w:date="2024-01-05T13:16:00Z">
            <w:r w:rsidRPr="003D1484">
              <w:rPr>
                <w:rStyle w:val="Hyperlink"/>
                <w:noProof/>
              </w:rPr>
              <w:fldChar w:fldCharType="begin"/>
            </w:r>
            <w:r w:rsidRPr="003D1484">
              <w:rPr>
                <w:rStyle w:val="Hyperlink"/>
                <w:noProof/>
              </w:rPr>
              <w:instrText xml:space="preserve"> </w:instrText>
            </w:r>
            <w:r>
              <w:rPr>
                <w:noProof/>
              </w:rPr>
              <w:instrText>HYPERLINK \l "_Toc155353006"</w:instrText>
            </w:r>
            <w:r w:rsidRPr="003D1484">
              <w:rPr>
                <w:rStyle w:val="Hyperlink"/>
                <w:noProof/>
              </w:rPr>
              <w:instrText xml:space="preserve"> </w:instrText>
            </w:r>
            <w:r w:rsidRPr="003D1484">
              <w:rPr>
                <w:rStyle w:val="Hyperlink"/>
                <w:noProof/>
              </w:rPr>
              <w:fldChar w:fldCharType="separate"/>
            </w:r>
            <w:r w:rsidRPr="003D1484">
              <w:rPr>
                <w:rStyle w:val="Hyperlink"/>
                <w:rFonts w:ascii="Poppins" w:hAnsi="Poppins"/>
                <w:noProof/>
              </w:rPr>
              <w:t>8.</w:t>
            </w:r>
            <w:r>
              <w:rPr>
                <w:noProof/>
                <w:lang w:eastAsia="ko-KR"/>
              </w:rPr>
              <w:tab/>
            </w:r>
            <w:r w:rsidRPr="003D1484">
              <w:rPr>
                <w:rStyle w:val="Hyperlink"/>
                <w:rFonts w:ascii="Poppins" w:hAnsi="Poppins"/>
                <w:noProof/>
              </w:rPr>
              <w:t>Conditions for Using USB</w:t>
            </w:r>
            <w:r>
              <w:rPr>
                <w:noProof/>
                <w:webHidden/>
              </w:rPr>
              <w:tab/>
            </w:r>
            <w:r>
              <w:rPr>
                <w:noProof/>
                <w:webHidden/>
              </w:rPr>
              <w:fldChar w:fldCharType="begin"/>
            </w:r>
            <w:r>
              <w:rPr>
                <w:noProof/>
                <w:webHidden/>
              </w:rPr>
              <w:instrText xml:space="preserve"> PAGEREF _Toc155353006 \h </w:instrText>
            </w:r>
          </w:ins>
          <w:r>
            <w:rPr>
              <w:noProof/>
              <w:webHidden/>
            </w:rPr>
          </w:r>
          <w:r>
            <w:rPr>
              <w:noProof/>
              <w:webHidden/>
            </w:rPr>
            <w:fldChar w:fldCharType="separate"/>
          </w:r>
          <w:ins w:id="439" w:author="thuyhuynh" w:date="2024-01-05T13:16:00Z">
            <w:r>
              <w:rPr>
                <w:noProof/>
                <w:webHidden/>
              </w:rPr>
              <w:t>10</w:t>
            </w:r>
            <w:r>
              <w:rPr>
                <w:noProof/>
                <w:webHidden/>
              </w:rPr>
              <w:fldChar w:fldCharType="end"/>
            </w:r>
            <w:r w:rsidRPr="003D1484">
              <w:rPr>
                <w:rStyle w:val="Hyperlink"/>
                <w:noProof/>
              </w:rPr>
              <w:fldChar w:fldCharType="end"/>
            </w:r>
          </w:ins>
        </w:p>
        <w:p w:rsidR="00203506" w:rsidRDefault="00203506">
          <w:pPr>
            <w:pStyle w:val="TOC1"/>
            <w:rPr>
              <w:ins w:id="440" w:author="thuyhuynh" w:date="2024-01-05T13:16:00Z"/>
              <w:noProof/>
              <w:lang w:eastAsia="ko-KR"/>
            </w:rPr>
          </w:pPr>
          <w:ins w:id="441" w:author="thuyhuynh" w:date="2024-01-05T13:16:00Z">
            <w:r w:rsidRPr="003D1484">
              <w:rPr>
                <w:rStyle w:val="Hyperlink"/>
                <w:noProof/>
              </w:rPr>
              <w:fldChar w:fldCharType="begin"/>
            </w:r>
            <w:r w:rsidRPr="003D1484">
              <w:rPr>
                <w:rStyle w:val="Hyperlink"/>
                <w:noProof/>
              </w:rPr>
              <w:instrText xml:space="preserve"> </w:instrText>
            </w:r>
            <w:r>
              <w:rPr>
                <w:noProof/>
              </w:rPr>
              <w:instrText>HYPERLINK \l "_Toc155353007"</w:instrText>
            </w:r>
            <w:r w:rsidRPr="003D1484">
              <w:rPr>
                <w:rStyle w:val="Hyperlink"/>
                <w:noProof/>
              </w:rPr>
              <w:instrText xml:space="preserve"> </w:instrText>
            </w:r>
            <w:r w:rsidRPr="003D1484">
              <w:rPr>
                <w:rStyle w:val="Hyperlink"/>
                <w:noProof/>
              </w:rPr>
              <w:fldChar w:fldCharType="separate"/>
            </w:r>
            <w:r w:rsidRPr="003D1484">
              <w:rPr>
                <w:rStyle w:val="Hyperlink"/>
                <w:rFonts w:ascii="Poppins" w:hAnsi="Poppins"/>
                <w:noProof/>
              </w:rPr>
              <w:t>9.</w:t>
            </w:r>
            <w:r>
              <w:rPr>
                <w:noProof/>
                <w:lang w:eastAsia="ko-KR"/>
              </w:rPr>
              <w:tab/>
            </w:r>
            <w:r w:rsidRPr="003D1484">
              <w:rPr>
                <w:rStyle w:val="Hyperlink"/>
                <w:rFonts w:ascii="Poppins" w:hAnsi="Poppins"/>
                <w:noProof/>
              </w:rPr>
              <w:t>Legal Notice</w:t>
            </w:r>
            <w:r>
              <w:rPr>
                <w:noProof/>
                <w:webHidden/>
              </w:rPr>
              <w:tab/>
            </w:r>
            <w:r>
              <w:rPr>
                <w:noProof/>
                <w:webHidden/>
              </w:rPr>
              <w:fldChar w:fldCharType="begin"/>
            </w:r>
            <w:r>
              <w:rPr>
                <w:noProof/>
                <w:webHidden/>
              </w:rPr>
              <w:instrText xml:space="preserve"> PAGEREF _Toc155353007 \h </w:instrText>
            </w:r>
          </w:ins>
          <w:r>
            <w:rPr>
              <w:noProof/>
              <w:webHidden/>
            </w:rPr>
          </w:r>
          <w:r>
            <w:rPr>
              <w:noProof/>
              <w:webHidden/>
            </w:rPr>
            <w:fldChar w:fldCharType="separate"/>
          </w:r>
          <w:ins w:id="442" w:author="thuyhuynh" w:date="2024-01-05T13:16:00Z">
            <w:r>
              <w:rPr>
                <w:noProof/>
                <w:webHidden/>
              </w:rPr>
              <w:t>12</w:t>
            </w:r>
            <w:r>
              <w:rPr>
                <w:noProof/>
                <w:webHidden/>
              </w:rPr>
              <w:fldChar w:fldCharType="end"/>
            </w:r>
            <w:r w:rsidRPr="003D1484">
              <w:rPr>
                <w:rStyle w:val="Hyperlink"/>
                <w:noProof/>
              </w:rPr>
              <w:fldChar w:fldCharType="end"/>
            </w:r>
          </w:ins>
        </w:p>
        <w:p w:rsidR="00203506" w:rsidRDefault="00203506">
          <w:pPr>
            <w:pStyle w:val="TOC2"/>
            <w:rPr>
              <w:ins w:id="443" w:author="thuyhuynh" w:date="2024-01-05T13:16:00Z"/>
              <w:noProof/>
              <w:lang w:eastAsia="ko-KR"/>
            </w:rPr>
          </w:pPr>
          <w:ins w:id="444" w:author="thuyhuynh" w:date="2024-01-05T13:16:00Z">
            <w:r w:rsidRPr="003D1484">
              <w:rPr>
                <w:rStyle w:val="Hyperlink"/>
                <w:noProof/>
              </w:rPr>
              <w:fldChar w:fldCharType="begin"/>
            </w:r>
            <w:r w:rsidRPr="003D1484">
              <w:rPr>
                <w:rStyle w:val="Hyperlink"/>
                <w:noProof/>
              </w:rPr>
              <w:instrText xml:space="preserve"> </w:instrText>
            </w:r>
            <w:r>
              <w:rPr>
                <w:noProof/>
              </w:rPr>
              <w:instrText>HYPERLINK \l "_Toc155353008"</w:instrText>
            </w:r>
            <w:r w:rsidRPr="003D1484">
              <w:rPr>
                <w:rStyle w:val="Hyperlink"/>
                <w:noProof/>
              </w:rPr>
              <w:instrText xml:space="preserve"> </w:instrText>
            </w:r>
            <w:r w:rsidRPr="003D1484">
              <w:rPr>
                <w:rStyle w:val="Hyperlink"/>
                <w:noProof/>
              </w:rPr>
              <w:fldChar w:fldCharType="separate"/>
            </w:r>
            <w:r w:rsidRPr="003D1484">
              <w:rPr>
                <w:rStyle w:val="Hyperlink"/>
                <w:rFonts w:ascii="Poppins" w:hAnsi="Poppins"/>
                <w:noProof/>
              </w:rPr>
              <w:t>9.1.</w:t>
            </w:r>
            <w:r>
              <w:rPr>
                <w:noProof/>
                <w:lang w:eastAsia="ko-KR"/>
              </w:rPr>
              <w:tab/>
            </w:r>
            <w:r w:rsidRPr="003D1484">
              <w:rPr>
                <w:rStyle w:val="Hyperlink"/>
                <w:rFonts w:ascii="Poppins" w:hAnsi="Poppins"/>
                <w:noProof/>
              </w:rPr>
              <w:t>Warranty Terms</w:t>
            </w:r>
            <w:r>
              <w:rPr>
                <w:noProof/>
                <w:webHidden/>
              </w:rPr>
              <w:tab/>
            </w:r>
            <w:r>
              <w:rPr>
                <w:noProof/>
                <w:webHidden/>
              </w:rPr>
              <w:fldChar w:fldCharType="begin"/>
            </w:r>
            <w:r>
              <w:rPr>
                <w:noProof/>
                <w:webHidden/>
              </w:rPr>
              <w:instrText xml:space="preserve"> PAGEREF _Toc155353008 \h </w:instrText>
            </w:r>
          </w:ins>
          <w:r>
            <w:rPr>
              <w:noProof/>
              <w:webHidden/>
            </w:rPr>
          </w:r>
          <w:r>
            <w:rPr>
              <w:noProof/>
              <w:webHidden/>
            </w:rPr>
            <w:fldChar w:fldCharType="separate"/>
          </w:r>
          <w:ins w:id="445" w:author="thuyhuynh" w:date="2024-01-05T13:16:00Z">
            <w:r>
              <w:rPr>
                <w:noProof/>
                <w:webHidden/>
              </w:rPr>
              <w:t>12</w:t>
            </w:r>
            <w:r>
              <w:rPr>
                <w:noProof/>
                <w:webHidden/>
              </w:rPr>
              <w:fldChar w:fldCharType="end"/>
            </w:r>
            <w:r w:rsidRPr="003D1484">
              <w:rPr>
                <w:rStyle w:val="Hyperlink"/>
                <w:noProof/>
              </w:rPr>
              <w:fldChar w:fldCharType="end"/>
            </w:r>
          </w:ins>
        </w:p>
        <w:p w:rsidR="006225E4" w:rsidRPr="00F705A3" w:rsidDel="00203506" w:rsidRDefault="006225E4">
          <w:pPr>
            <w:pStyle w:val="TOC1"/>
            <w:rPr>
              <w:ins w:id="446" w:author="Windows User" w:date="2018-02-06T16:53:00Z"/>
              <w:del w:id="447" w:author="thuyhuynh" w:date="2024-01-05T13:16:00Z"/>
              <w:rFonts w:ascii="Poppins" w:hAnsi="Poppins"/>
              <w:noProof/>
              <w:kern w:val="2"/>
              <w:sz w:val="20"/>
              <w:szCs w:val="20"/>
              <w:lang w:eastAsia="ko-KR"/>
              <w:rPrChange w:id="448" w:author="thuyhuynh" w:date="2024-01-05T13:12:00Z">
                <w:rPr>
                  <w:ins w:id="449" w:author="Windows User" w:date="2018-02-06T16:53:00Z"/>
                  <w:del w:id="450" w:author="thuyhuynh" w:date="2024-01-05T13:16:00Z"/>
                  <w:noProof/>
                  <w:kern w:val="2"/>
                  <w:sz w:val="20"/>
                  <w:lang w:eastAsia="ko-KR"/>
                </w:rPr>
              </w:rPrChange>
            </w:rPr>
          </w:pPr>
          <w:ins w:id="451" w:author="Windows User" w:date="2018-02-06T16:53:00Z">
            <w:del w:id="452" w:author="thuyhuynh" w:date="2024-01-05T13:16:00Z">
              <w:r w:rsidRPr="00203506" w:rsidDel="00203506">
                <w:rPr>
                  <w:rStyle w:val="Hyperlink"/>
                  <w:rFonts w:ascii="Poppins" w:hAnsi="Poppins"/>
                  <w:noProof/>
                  <w:sz w:val="20"/>
                  <w:szCs w:val="20"/>
                  <w:rPrChange w:id="453" w:author="thuyhuynh" w:date="2024-01-05T13:16:00Z">
                    <w:rPr>
                      <w:rStyle w:val="Hyperlink"/>
                      <w:noProof/>
                    </w:rPr>
                  </w:rPrChange>
                </w:rPr>
                <w:delText>1.</w:delText>
              </w:r>
              <w:r w:rsidRPr="00F705A3" w:rsidDel="00203506">
                <w:rPr>
                  <w:rFonts w:ascii="Poppins" w:hAnsi="Poppins"/>
                  <w:noProof/>
                  <w:kern w:val="2"/>
                  <w:sz w:val="20"/>
                  <w:szCs w:val="20"/>
                  <w:lang w:eastAsia="ko-KR"/>
                  <w:rPrChange w:id="454" w:author="thuyhuynh" w:date="2024-01-05T13:12:00Z">
                    <w:rPr>
                      <w:noProof/>
                      <w:kern w:val="2"/>
                      <w:sz w:val="20"/>
                      <w:lang w:eastAsia="ko-KR"/>
                    </w:rPr>
                  </w:rPrChange>
                </w:rPr>
                <w:tab/>
              </w:r>
              <w:r w:rsidRPr="00203506" w:rsidDel="00203506">
                <w:rPr>
                  <w:rStyle w:val="Hyperlink"/>
                  <w:rFonts w:ascii="Poppins" w:hAnsi="Poppins"/>
                  <w:noProof/>
                  <w:sz w:val="20"/>
                  <w:szCs w:val="20"/>
                  <w:rPrChange w:id="455" w:author="thuyhuynh" w:date="2024-01-05T13:16:00Z">
                    <w:rPr>
                      <w:rStyle w:val="Hyperlink"/>
                      <w:noProof/>
                    </w:rPr>
                  </w:rPrChange>
                </w:rPr>
                <w:delText>Preface</w:delText>
              </w:r>
              <w:r w:rsidRPr="00F705A3" w:rsidDel="00203506">
                <w:rPr>
                  <w:rFonts w:ascii="Poppins" w:hAnsi="Poppins"/>
                  <w:noProof/>
                  <w:webHidden/>
                  <w:sz w:val="20"/>
                  <w:szCs w:val="20"/>
                  <w:rPrChange w:id="456" w:author="thuyhuynh" w:date="2024-01-05T13:12:00Z">
                    <w:rPr>
                      <w:noProof/>
                      <w:webHidden/>
                    </w:rPr>
                  </w:rPrChange>
                </w:rPr>
                <w:tab/>
              </w:r>
            </w:del>
          </w:ins>
          <w:ins w:id="457" w:author="조준영" w:date="2021-05-12T10:59:00Z">
            <w:del w:id="458" w:author="thuyhuynh" w:date="2024-01-05T13:16:00Z">
              <w:r w:rsidR="00235F00" w:rsidRPr="00F705A3" w:rsidDel="00203506">
                <w:rPr>
                  <w:rFonts w:ascii="Poppins" w:hAnsi="Poppins"/>
                  <w:noProof/>
                  <w:webHidden/>
                  <w:sz w:val="20"/>
                  <w:szCs w:val="20"/>
                  <w:rPrChange w:id="459" w:author="thuyhuynh" w:date="2024-01-05T13:12:00Z">
                    <w:rPr>
                      <w:noProof/>
                      <w:webHidden/>
                    </w:rPr>
                  </w:rPrChange>
                </w:rPr>
                <w:delText>3</w:delText>
              </w:r>
            </w:del>
          </w:ins>
        </w:p>
        <w:p w:rsidR="006225E4" w:rsidRPr="00F705A3" w:rsidDel="00203506" w:rsidRDefault="006225E4">
          <w:pPr>
            <w:pStyle w:val="TOC2"/>
            <w:rPr>
              <w:ins w:id="460" w:author="Windows User" w:date="2018-02-06T16:53:00Z"/>
              <w:del w:id="461" w:author="thuyhuynh" w:date="2024-01-05T13:16:00Z"/>
              <w:rFonts w:ascii="Poppins" w:hAnsi="Poppins"/>
              <w:noProof/>
              <w:kern w:val="2"/>
              <w:sz w:val="20"/>
              <w:szCs w:val="20"/>
              <w:lang w:eastAsia="ko-KR"/>
              <w:rPrChange w:id="462" w:author="thuyhuynh" w:date="2024-01-05T13:12:00Z">
                <w:rPr>
                  <w:ins w:id="463" w:author="Windows User" w:date="2018-02-06T16:53:00Z"/>
                  <w:del w:id="464" w:author="thuyhuynh" w:date="2024-01-05T13:16:00Z"/>
                  <w:noProof/>
                  <w:kern w:val="2"/>
                  <w:sz w:val="20"/>
                  <w:lang w:eastAsia="ko-KR"/>
                </w:rPr>
              </w:rPrChange>
            </w:rPr>
          </w:pPr>
          <w:ins w:id="465" w:author="Windows User" w:date="2018-02-06T16:53:00Z">
            <w:del w:id="466" w:author="thuyhuynh" w:date="2024-01-05T13:16:00Z">
              <w:r w:rsidRPr="00203506" w:rsidDel="00203506">
                <w:rPr>
                  <w:rStyle w:val="Hyperlink"/>
                  <w:rFonts w:ascii="Poppins" w:hAnsi="Poppins"/>
                  <w:noProof/>
                  <w:sz w:val="20"/>
                  <w:szCs w:val="20"/>
                  <w:rPrChange w:id="467" w:author="thuyhuynh" w:date="2024-01-05T13:16:00Z">
                    <w:rPr>
                      <w:rStyle w:val="Hyperlink"/>
                      <w:noProof/>
                    </w:rPr>
                  </w:rPrChange>
                </w:rPr>
                <w:delText>1.1.</w:delText>
              </w:r>
              <w:r w:rsidRPr="00F705A3" w:rsidDel="00203506">
                <w:rPr>
                  <w:rFonts w:ascii="Poppins" w:hAnsi="Poppins"/>
                  <w:noProof/>
                  <w:kern w:val="2"/>
                  <w:sz w:val="20"/>
                  <w:szCs w:val="20"/>
                  <w:lang w:eastAsia="ko-KR"/>
                  <w:rPrChange w:id="468" w:author="thuyhuynh" w:date="2024-01-05T13:12:00Z">
                    <w:rPr>
                      <w:noProof/>
                      <w:kern w:val="2"/>
                      <w:sz w:val="20"/>
                      <w:lang w:eastAsia="ko-KR"/>
                    </w:rPr>
                  </w:rPrChange>
                </w:rPr>
                <w:tab/>
              </w:r>
              <w:r w:rsidRPr="00203506" w:rsidDel="00203506">
                <w:rPr>
                  <w:rStyle w:val="Hyperlink"/>
                  <w:rFonts w:ascii="Poppins" w:hAnsi="Poppins"/>
                  <w:noProof/>
                  <w:sz w:val="20"/>
                  <w:szCs w:val="20"/>
                  <w:rPrChange w:id="469" w:author="thuyhuynh" w:date="2024-01-05T13:16:00Z">
                    <w:rPr>
                      <w:rStyle w:val="Hyperlink"/>
                      <w:noProof/>
                    </w:rPr>
                  </w:rPrChange>
                </w:rPr>
                <w:delText>Purpose of this Document</w:delText>
              </w:r>
              <w:r w:rsidRPr="00F705A3" w:rsidDel="00203506">
                <w:rPr>
                  <w:rFonts w:ascii="Poppins" w:hAnsi="Poppins"/>
                  <w:noProof/>
                  <w:webHidden/>
                  <w:sz w:val="20"/>
                  <w:szCs w:val="20"/>
                  <w:rPrChange w:id="470" w:author="thuyhuynh" w:date="2024-01-05T13:12:00Z">
                    <w:rPr>
                      <w:noProof/>
                      <w:webHidden/>
                    </w:rPr>
                  </w:rPrChange>
                </w:rPr>
                <w:tab/>
              </w:r>
            </w:del>
          </w:ins>
          <w:ins w:id="471" w:author="조준영" w:date="2021-05-12T10:59:00Z">
            <w:del w:id="472" w:author="thuyhuynh" w:date="2024-01-05T13:16:00Z">
              <w:r w:rsidR="00235F00" w:rsidRPr="00F705A3" w:rsidDel="00203506">
                <w:rPr>
                  <w:rFonts w:ascii="Poppins" w:hAnsi="Poppins"/>
                  <w:noProof/>
                  <w:webHidden/>
                  <w:sz w:val="20"/>
                  <w:szCs w:val="20"/>
                  <w:rPrChange w:id="473" w:author="thuyhuynh" w:date="2024-01-05T13:12:00Z">
                    <w:rPr>
                      <w:noProof/>
                      <w:webHidden/>
                    </w:rPr>
                  </w:rPrChange>
                </w:rPr>
                <w:delText>3</w:delText>
              </w:r>
            </w:del>
          </w:ins>
        </w:p>
        <w:p w:rsidR="006225E4" w:rsidRPr="00F705A3" w:rsidDel="00203506" w:rsidRDefault="006225E4">
          <w:pPr>
            <w:pStyle w:val="TOC2"/>
            <w:rPr>
              <w:ins w:id="474" w:author="Windows User" w:date="2018-02-06T16:53:00Z"/>
              <w:del w:id="475" w:author="thuyhuynh" w:date="2024-01-05T13:16:00Z"/>
              <w:rFonts w:ascii="Poppins" w:hAnsi="Poppins"/>
              <w:noProof/>
              <w:kern w:val="2"/>
              <w:sz w:val="20"/>
              <w:szCs w:val="20"/>
              <w:lang w:eastAsia="ko-KR"/>
              <w:rPrChange w:id="476" w:author="thuyhuynh" w:date="2024-01-05T13:12:00Z">
                <w:rPr>
                  <w:ins w:id="477" w:author="Windows User" w:date="2018-02-06T16:53:00Z"/>
                  <w:del w:id="478" w:author="thuyhuynh" w:date="2024-01-05T13:16:00Z"/>
                  <w:noProof/>
                  <w:kern w:val="2"/>
                  <w:sz w:val="20"/>
                  <w:lang w:eastAsia="ko-KR"/>
                </w:rPr>
              </w:rPrChange>
            </w:rPr>
          </w:pPr>
          <w:ins w:id="479" w:author="Windows User" w:date="2018-02-06T16:53:00Z">
            <w:del w:id="480" w:author="thuyhuynh" w:date="2024-01-05T13:16:00Z">
              <w:r w:rsidRPr="00203506" w:rsidDel="00203506">
                <w:rPr>
                  <w:rStyle w:val="Hyperlink"/>
                  <w:rFonts w:ascii="Poppins" w:hAnsi="Poppins"/>
                  <w:noProof/>
                  <w:sz w:val="20"/>
                  <w:szCs w:val="20"/>
                  <w:rPrChange w:id="481" w:author="thuyhuynh" w:date="2024-01-05T13:16:00Z">
                    <w:rPr>
                      <w:rStyle w:val="Hyperlink"/>
                      <w:noProof/>
                    </w:rPr>
                  </w:rPrChange>
                </w:rPr>
                <w:delText>1.2.</w:delText>
              </w:r>
              <w:r w:rsidRPr="00F705A3" w:rsidDel="00203506">
                <w:rPr>
                  <w:rFonts w:ascii="Poppins" w:hAnsi="Poppins"/>
                  <w:noProof/>
                  <w:kern w:val="2"/>
                  <w:sz w:val="20"/>
                  <w:szCs w:val="20"/>
                  <w:lang w:eastAsia="ko-KR"/>
                  <w:rPrChange w:id="482" w:author="thuyhuynh" w:date="2024-01-05T13:12:00Z">
                    <w:rPr>
                      <w:noProof/>
                      <w:kern w:val="2"/>
                      <w:sz w:val="20"/>
                      <w:lang w:eastAsia="ko-KR"/>
                    </w:rPr>
                  </w:rPrChange>
                </w:rPr>
                <w:tab/>
              </w:r>
              <w:r w:rsidRPr="00203506" w:rsidDel="00203506">
                <w:rPr>
                  <w:rStyle w:val="Hyperlink"/>
                  <w:rFonts w:ascii="Poppins" w:hAnsi="Poppins"/>
                  <w:noProof/>
                  <w:sz w:val="20"/>
                  <w:szCs w:val="20"/>
                  <w:rPrChange w:id="483" w:author="thuyhuynh" w:date="2024-01-05T13:16:00Z">
                    <w:rPr>
                      <w:rStyle w:val="Hyperlink"/>
                      <w:noProof/>
                    </w:rPr>
                  </w:rPrChange>
                </w:rPr>
                <w:delText>Intended Reader</w:delText>
              </w:r>
              <w:r w:rsidRPr="00F705A3" w:rsidDel="00203506">
                <w:rPr>
                  <w:rFonts w:ascii="Poppins" w:hAnsi="Poppins"/>
                  <w:noProof/>
                  <w:webHidden/>
                  <w:sz w:val="20"/>
                  <w:szCs w:val="20"/>
                  <w:rPrChange w:id="484" w:author="thuyhuynh" w:date="2024-01-05T13:12:00Z">
                    <w:rPr>
                      <w:noProof/>
                      <w:webHidden/>
                    </w:rPr>
                  </w:rPrChange>
                </w:rPr>
                <w:tab/>
              </w:r>
            </w:del>
          </w:ins>
          <w:ins w:id="485" w:author="조준영" w:date="2021-05-12T10:59:00Z">
            <w:del w:id="486" w:author="thuyhuynh" w:date="2024-01-05T13:16:00Z">
              <w:r w:rsidR="00235F00" w:rsidRPr="00F705A3" w:rsidDel="00203506">
                <w:rPr>
                  <w:rFonts w:ascii="Poppins" w:hAnsi="Poppins"/>
                  <w:noProof/>
                  <w:webHidden/>
                  <w:sz w:val="20"/>
                  <w:szCs w:val="20"/>
                  <w:rPrChange w:id="487" w:author="thuyhuynh" w:date="2024-01-05T13:12:00Z">
                    <w:rPr>
                      <w:noProof/>
                      <w:webHidden/>
                    </w:rPr>
                  </w:rPrChange>
                </w:rPr>
                <w:delText>3</w:delText>
              </w:r>
            </w:del>
          </w:ins>
        </w:p>
        <w:p w:rsidR="006225E4" w:rsidRPr="00F705A3" w:rsidDel="00203506" w:rsidRDefault="006225E4">
          <w:pPr>
            <w:pStyle w:val="TOC2"/>
            <w:rPr>
              <w:ins w:id="488" w:author="Windows User" w:date="2018-02-06T16:53:00Z"/>
              <w:del w:id="489" w:author="thuyhuynh" w:date="2024-01-05T13:16:00Z"/>
              <w:rFonts w:ascii="Poppins" w:hAnsi="Poppins"/>
              <w:noProof/>
              <w:kern w:val="2"/>
              <w:sz w:val="20"/>
              <w:szCs w:val="20"/>
              <w:lang w:eastAsia="ko-KR"/>
              <w:rPrChange w:id="490" w:author="thuyhuynh" w:date="2024-01-05T13:12:00Z">
                <w:rPr>
                  <w:ins w:id="491" w:author="Windows User" w:date="2018-02-06T16:53:00Z"/>
                  <w:del w:id="492" w:author="thuyhuynh" w:date="2024-01-05T13:16:00Z"/>
                  <w:noProof/>
                  <w:kern w:val="2"/>
                  <w:sz w:val="20"/>
                  <w:lang w:eastAsia="ko-KR"/>
                </w:rPr>
              </w:rPrChange>
            </w:rPr>
          </w:pPr>
          <w:ins w:id="493" w:author="Windows User" w:date="2018-02-06T16:53:00Z">
            <w:del w:id="494" w:author="thuyhuynh" w:date="2024-01-05T13:16:00Z">
              <w:r w:rsidRPr="00203506" w:rsidDel="00203506">
                <w:rPr>
                  <w:rStyle w:val="Hyperlink"/>
                  <w:rFonts w:ascii="Poppins" w:hAnsi="Poppins"/>
                  <w:noProof/>
                  <w:sz w:val="20"/>
                  <w:szCs w:val="20"/>
                  <w:rPrChange w:id="495" w:author="thuyhuynh" w:date="2024-01-05T13:16:00Z">
                    <w:rPr>
                      <w:rStyle w:val="Hyperlink"/>
                      <w:noProof/>
                    </w:rPr>
                  </w:rPrChange>
                </w:rPr>
                <w:delText>1.3.</w:delText>
              </w:r>
              <w:r w:rsidRPr="00F705A3" w:rsidDel="00203506">
                <w:rPr>
                  <w:rFonts w:ascii="Poppins" w:hAnsi="Poppins"/>
                  <w:noProof/>
                  <w:kern w:val="2"/>
                  <w:sz w:val="20"/>
                  <w:szCs w:val="20"/>
                  <w:lang w:eastAsia="ko-KR"/>
                  <w:rPrChange w:id="496" w:author="thuyhuynh" w:date="2024-01-05T13:12:00Z">
                    <w:rPr>
                      <w:noProof/>
                      <w:kern w:val="2"/>
                      <w:sz w:val="20"/>
                      <w:lang w:eastAsia="ko-KR"/>
                    </w:rPr>
                  </w:rPrChange>
                </w:rPr>
                <w:tab/>
              </w:r>
              <w:r w:rsidRPr="00203506" w:rsidDel="00203506">
                <w:rPr>
                  <w:rStyle w:val="Hyperlink"/>
                  <w:rFonts w:ascii="Poppins" w:hAnsi="Poppins"/>
                  <w:noProof/>
                  <w:sz w:val="20"/>
                  <w:szCs w:val="20"/>
                  <w:rPrChange w:id="497" w:author="thuyhuynh" w:date="2024-01-05T13:16:00Z">
                    <w:rPr>
                      <w:rStyle w:val="Hyperlink"/>
                      <w:noProof/>
                    </w:rPr>
                  </w:rPrChange>
                </w:rPr>
                <w:delText>Other Documentation</w:delText>
              </w:r>
              <w:r w:rsidRPr="00F705A3" w:rsidDel="00203506">
                <w:rPr>
                  <w:rFonts w:ascii="Poppins" w:hAnsi="Poppins"/>
                  <w:noProof/>
                  <w:webHidden/>
                  <w:sz w:val="20"/>
                  <w:szCs w:val="20"/>
                  <w:rPrChange w:id="498" w:author="thuyhuynh" w:date="2024-01-05T13:12:00Z">
                    <w:rPr>
                      <w:noProof/>
                      <w:webHidden/>
                    </w:rPr>
                  </w:rPrChange>
                </w:rPr>
                <w:tab/>
              </w:r>
            </w:del>
          </w:ins>
          <w:ins w:id="499" w:author="조준영" w:date="2021-05-12T10:59:00Z">
            <w:del w:id="500" w:author="thuyhuynh" w:date="2024-01-05T13:16:00Z">
              <w:r w:rsidR="00235F00" w:rsidRPr="00F705A3" w:rsidDel="00203506">
                <w:rPr>
                  <w:rFonts w:ascii="Poppins" w:hAnsi="Poppins"/>
                  <w:noProof/>
                  <w:webHidden/>
                  <w:sz w:val="20"/>
                  <w:szCs w:val="20"/>
                  <w:rPrChange w:id="501" w:author="thuyhuynh" w:date="2024-01-05T13:12:00Z">
                    <w:rPr>
                      <w:noProof/>
                      <w:webHidden/>
                    </w:rPr>
                  </w:rPrChange>
                </w:rPr>
                <w:delText>3</w:delText>
              </w:r>
            </w:del>
          </w:ins>
        </w:p>
        <w:p w:rsidR="006225E4" w:rsidRPr="00F705A3" w:rsidDel="00203506" w:rsidRDefault="006225E4">
          <w:pPr>
            <w:pStyle w:val="TOC2"/>
            <w:rPr>
              <w:ins w:id="502" w:author="Windows User" w:date="2018-02-06T16:53:00Z"/>
              <w:del w:id="503" w:author="thuyhuynh" w:date="2024-01-05T13:16:00Z"/>
              <w:rFonts w:ascii="Poppins" w:hAnsi="Poppins"/>
              <w:noProof/>
              <w:kern w:val="2"/>
              <w:sz w:val="20"/>
              <w:szCs w:val="20"/>
              <w:lang w:eastAsia="ko-KR"/>
              <w:rPrChange w:id="504" w:author="thuyhuynh" w:date="2024-01-05T13:12:00Z">
                <w:rPr>
                  <w:ins w:id="505" w:author="Windows User" w:date="2018-02-06T16:53:00Z"/>
                  <w:del w:id="506" w:author="thuyhuynh" w:date="2024-01-05T13:16:00Z"/>
                  <w:noProof/>
                  <w:kern w:val="2"/>
                  <w:sz w:val="20"/>
                  <w:lang w:eastAsia="ko-KR"/>
                </w:rPr>
              </w:rPrChange>
            </w:rPr>
          </w:pPr>
          <w:ins w:id="507" w:author="Windows User" w:date="2018-02-06T16:53:00Z">
            <w:del w:id="508" w:author="thuyhuynh" w:date="2024-01-05T13:16:00Z">
              <w:r w:rsidRPr="00203506" w:rsidDel="00203506">
                <w:rPr>
                  <w:rStyle w:val="Hyperlink"/>
                  <w:rFonts w:ascii="Poppins" w:hAnsi="Poppins"/>
                  <w:noProof/>
                  <w:sz w:val="20"/>
                  <w:szCs w:val="20"/>
                  <w:rPrChange w:id="509" w:author="thuyhuynh" w:date="2024-01-05T13:16:00Z">
                    <w:rPr>
                      <w:rStyle w:val="Hyperlink"/>
                      <w:noProof/>
                    </w:rPr>
                  </w:rPrChange>
                </w:rPr>
                <w:delText>1.4.</w:delText>
              </w:r>
              <w:r w:rsidRPr="00F705A3" w:rsidDel="00203506">
                <w:rPr>
                  <w:rFonts w:ascii="Poppins" w:hAnsi="Poppins"/>
                  <w:noProof/>
                  <w:kern w:val="2"/>
                  <w:sz w:val="20"/>
                  <w:szCs w:val="20"/>
                  <w:lang w:eastAsia="ko-KR"/>
                  <w:rPrChange w:id="510" w:author="thuyhuynh" w:date="2024-01-05T13:12:00Z">
                    <w:rPr>
                      <w:noProof/>
                      <w:kern w:val="2"/>
                      <w:sz w:val="20"/>
                      <w:lang w:eastAsia="ko-KR"/>
                    </w:rPr>
                  </w:rPrChange>
                </w:rPr>
                <w:tab/>
              </w:r>
              <w:r w:rsidRPr="00203506" w:rsidDel="00203506">
                <w:rPr>
                  <w:rStyle w:val="Hyperlink"/>
                  <w:rFonts w:ascii="Poppins" w:hAnsi="Poppins"/>
                  <w:noProof/>
                  <w:sz w:val="20"/>
                  <w:szCs w:val="20"/>
                  <w:rPrChange w:id="511" w:author="thuyhuynh" w:date="2024-01-05T13:16:00Z">
                    <w:rPr>
                      <w:rStyle w:val="Hyperlink"/>
                      <w:noProof/>
                    </w:rPr>
                  </w:rPrChange>
                </w:rPr>
                <w:delText>Contact Information</w:delText>
              </w:r>
              <w:r w:rsidRPr="00F705A3" w:rsidDel="00203506">
                <w:rPr>
                  <w:rFonts w:ascii="Poppins" w:hAnsi="Poppins"/>
                  <w:noProof/>
                  <w:webHidden/>
                  <w:sz w:val="20"/>
                  <w:szCs w:val="20"/>
                  <w:rPrChange w:id="512" w:author="thuyhuynh" w:date="2024-01-05T13:12:00Z">
                    <w:rPr>
                      <w:noProof/>
                      <w:webHidden/>
                    </w:rPr>
                  </w:rPrChange>
                </w:rPr>
                <w:tab/>
              </w:r>
            </w:del>
          </w:ins>
          <w:ins w:id="513" w:author="조준영" w:date="2021-05-12T10:59:00Z">
            <w:del w:id="514" w:author="thuyhuynh" w:date="2024-01-05T13:16:00Z">
              <w:r w:rsidR="00235F00" w:rsidRPr="00F705A3" w:rsidDel="00203506">
                <w:rPr>
                  <w:rFonts w:ascii="Poppins" w:hAnsi="Poppins"/>
                  <w:noProof/>
                  <w:webHidden/>
                  <w:sz w:val="20"/>
                  <w:szCs w:val="20"/>
                  <w:rPrChange w:id="515" w:author="thuyhuynh" w:date="2024-01-05T13:12:00Z">
                    <w:rPr>
                      <w:noProof/>
                      <w:webHidden/>
                    </w:rPr>
                  </w:rPrChange>
                </w:rPr>
                <w:delText>3</w:delText>
              </w:r>
            </w:del>
          </w:ins>
        </w:p>
        <w:p w:rsidR="006225E4" w:rsidRPr="00F705A3" w:rsidDel="00203506" w:rsidRDefault="006225E4">
          <w:pPr>
            <w:pStyle w:val="TOC1"/>
            <w:rPr>
              <w:ins w:id="516" w:author="Windows User" w:date="2018-02-06T16:53:00Z"/>
              <w:del w:id="517" w:author="thuyhuynh" w:date="2024-01-05T13:16:00Z"/>
              <w:rFonts w:ascii="Poppins" w:hAnsi="Poppins"/>
              <w:noProof/>
              <w:kern w:val="2"/>
              <w:sz w:val="20"/>
              <w:szCs w:val="20"/>
              <w:lang w:eastAsia="ko-KR"/>
              <w:rPrChange w:id="518" w:author="thuyhuynh" w:date="2024-01-05T13:12:00Z">
                <w:rPr>
                  <w:ins w:id="519" w:author="Windows User" w:date="2018-02-06T16:53:00Z"/>
                  <w:del w:id="520" w:author="thuyhuynh" w:date="2024-01-05T13:16:00Z"/>
                  <w:noProof/>
                  <w:kern w:val="2"/>
                  <w:sz w:val="20"/>
                  <w:lang w:eastAsia="ko-KR"/>
                </w:rPr>
              </w:rPrChange>
            </w:rPr>
          </w:pPr>
          <w:ins w:id="521" w:author="Windows User" w:date="2018-02-06T16:53:00Z">
            <w:del w:id="522" w:author="thuyhuynh" w:date="2024-01-05T13:16:00Z">
              <w:r w:rsidRPr="00203506" w:rsidDel="00203506">
                <w:rPr>
                  <w:rStyle w:val="Hyperlink"/>
                  <w:rFonts w:ascii="Poppins" w:hAnsi="Poppins"/>
                  <w:noProof/>
                  <w:sz w:val="20"/>
                  <w:szCs w:val="20"/>
                  <w:rPrChange w:id="523" w:author="thuyhuynh" w:date="2024-01-05T13:16:00Z">
                    <w:rPr>
                      <w:rStyle w:val="Hyperlink"/>
                      <w:noProof/>
                    </w:rPr>
                  </w:rPrChange>
                </w:rPr>
                <w:delText>2.</w:delText>
              </w:r>
              <w:r w:rsidRPr="00F705A3" w:rsidDel="00203506">
                <w:rPr>
                  <w:rFonts w:ascii="Poppins" w:hAnsi="Poppins"/>
                  <w:noProof/>
                  <w:kern w:val="2"/>
                  <w:sz w:val="20"/>
                  <w:szCs w:val="20"/>
                  <w:lang w:eastAsia="ko-KR"/>
                  <w:rPrChange w:id="524" w:author="thuyhuynh" w:date="2024-01-05T13:12:00Z">
                    <w:rPr>
                      <w:noProof/>
                      <w:kern w:val="2"/>
                      <w:sz w:val="20"/>
                      <w:lang w:eastAsia="ko-KR"/>
                    </w:rPr>
                  </w:rPrChange>
                </w:rPr>
                <w:tab/>
              </w:r>
              <w:r w:rsidRPr="00203506" w:rsidDel="00203506">
                <w:rPr>
                  <w:rStyle w:val="Hyperlink"/>
                  <w:rFonts w:ascii="Poppins" w:hAnsi="Poppins"/>
                  <w:noProof/>
                  <w:sz w:val="20"/>
                  <w:szCs w:val="20"/>
                  <w:rPrChange w:id="525" w:author="thuyhuynh" w:date="2024-01-05T13:16:00Z">
                    <w:rPr>
                      <w:rStyle w:val="Hyperlink"/>
                      <w:noProof/>
                    </w:rPr>
                  </w:rPrChange>
                </w:rPr>
                <w:delText>Introduction</w:delText>
              </w:r>
              <w:r w:rsidRPr="00F705A3" w:rsidDel="00203506">
                <w:rPr>
                  <w:rFonts w:ascii="Poppins" w:hAnsi="Poppins"/>
                  <w:noProof/>
                  <w:webHidden/>
                  <w:sz w:val="20"/>
                  <w:szCs w:val="20"/>
                  <w:rPrChange w:id="526" w:author="thuyhuynh" w:date="2024-01-05T13:12:00Z">
                    <w:rPr>
                      <w:noProof/>
                      <w:webHidden/>
                    </w:rPr>
                  </w:rPrChange>
                </w:rPr>
                <w:tab/>
              </w:r>
            </w:del>
          </w:ins>
          <w:ins w:id="527" w:author="조준영" w:date="2021-05-12T10:59:00Z">
            <w:del w:id="528" w:author="thuyhuynh" w:date="2024-01-05T13:16:00Z">
              <w:r w:rsidR="00235F00" w:rsidRPr="00F705A3" w:rsidDel="00203506">
                <w:rPr>
                  <w:rFonts w:ascii="Poppins" w:hAnsi="Poppins"/>
                  <w:noProof/>
                  <w:webHidden/>
                  <w:sz w:val="20"/>
                  <w:szCs w:val="20"/>
                  <w:rPrChange w:id="529" w:author="thuyhuynh" w:date="2024-01-05T13:12:00Z">
                    <w:rPr>
                      <w:noProof/>
                      <w:webHidden/>
                    </w:rPr>
                  </w:rPrChange>
                </w:rPr>
                <w:delText>4</w:delText>
              </w:r>
            </w:del>
          </w:ins>
        </w:p>
        <w:p w:rsidR="006225E4" w:rsidRPr="00F705A3" w:rsidDel="00203506" w:rsidRDefault="006225E4">
          <w:pPr>
            <w:pStyle w:val="TOC1"/>
            <w:rPr>
              <w:ins w:id="530" w:author="Windows User" w:date="2018-02-06T16:53:00Z"/>
              <w:del w:id="531" w:author="thuyhuynh" w:date="2024-01-05T13:16:00Z"/>
              <w:rFonts w:ascii="Poppins" w:hAnsi="Poppins"/>
              <w:noProof/>
              <w:kern w:val="2"/>
              <w:sz w:val="20"/>
              <w:szCs w:val="20"/>
              <w:lang w:eastAsia="ko-KR"/>
              <w:rPrChange w:id="532" w:author="thuyhuynh" w:date="2024-01-05T13:12:00Z">
                <w:rPr>
                  <w:ins w:id="533" w:author="Windows User" w:date="2018-02-06T16:53:00Z"/>
                  <w:del w:id="534" w:author="thuyhuynh" w:date="2024-01-05T13:16:00Z"/>
                  <w:noProof/>
                  <w:kern w:val="2"/>
                  <w:sz w:val="20"/>
                  <w:lang w:eastAsia="ko-KR"/>
                </w:rPr>
              </w:rPrChange>
            </w:rPr>
          </w:pPr>
          <w:ins w:id="535" w:author="Windows User" w:date="2018-02-06T16:53:00Z">
            <w:del w:id="536" w:author="thuyhuynh" w:date="2024-01-05T13:16:00Z">
              <w:r w:rsidRPr="00203506" w:rsidDel="00203506">
                <w:rPr>
                  <w:rStyle w:val="Hyperlink"/>
                  <w:rFonts w:ascii="Poppins" w:hAnsi="Poppins"/>
                  <w:noProof/>
                  <w:sz w:val="20"/>
                  <w:szCs w:val="20"/>
                  <w:rPrChange w:id="537" w:author="thuyhuynh" w:date="2024-01-05T13:16:00Z">
                    <w:rPr>
                      <w:rStyle w:val="Hyperlink"/>
                      <w:noProof/>
                    </w:rPr>
                  </w:rPrChange>
                </w:rPr>
                <w:delText>3.</w:delText>
              </w:r>
              <w:r w:rsidRPr="00F705A3" w:rsidDel="00203506">
                <w:rPr>
                  <w:rFonts w:ascii="Poppins" w:hAnsi="Poppins"/>
                  <w:noProof/>
                  <w:kern w:val="2"/>
                  <w:sz w:val="20"/>
                  <w:szCs w:val="20"/>
                  <w:lang w:eastAsia="ko-KR"/>
                  <w:rPrChange w:id="538" w:author="thuyhuynh" w:date="2024-01-05T13:12:00Z">
                    <w:rPr>
                      <w:noProof/>
                      <w:kern w:val="2"/>
                      <w:sz w:val="20"/>
                      <w:lang w:eastAsia="ko-KR"/>
                    </w:rPr>
                  </w:rPrChange>
                </w:rPr>
                <w:tab/>
              </w:r>
              <w:r w:rsidRPr="00203506" w:rsidDel="00203506">
                <w:rPr>
                  <w:rStyle w:val="Hyperlink"/>
                  <w:rFonts w:ascii="Poppins" w:hAnsi="Poppins"/>
                  <w:noProof/>
                  <w:sz w:val="20"/>
                  <w:szCs w:val="20"/>
                  <w:rPrChange w:id="539" w:author="thuyhuynh" w:date="2024-01-05T13:16:00Z">
                    <w:rPr>
                      <w:rStyle w:val="Hyperlink"/>
                      <w:noProof/>
                    </w:rPr>
                  </w:rPrChange>
                </w:rPr>
                <w:delText>Key Features</w:delText>
              </w:r>
              <w:r w:rsidRPr="00F705A3" w:rsidDel="00203506">
                <w:rPr>
                  <w:rFonts w:ascii="Poppins" w:hAnsi="Poppins"/>
                  <w:noProof/>
                  <w:webHidden/>
                  <w:sz w:val="20"/>
                  <w:szCs w:val="20"/>
                  <w:rPrChange w:id="540" w:author="thuyhuynh" w:date="2024-01-05T13:12:00Z">
                    <w:rPr>
                      <w:noProof/>
                      <w:webHidden/>
                    </w:rPr>
                  </w:rPrChange>
                </w:rPr>
                <w:tab/>
              </w:r>
            </w:del>
          </w:ins>
          <w:ins w:id="541" w:author="조준영" w:date="2021-05-12T10:59:00Z">
            <w:del w:id="542" w:author="thuyhuynh" w:date="2024-01-05T13:16:00Z">
              <w:r w:rsidR="00235F00" w:rsidRPr="00F705A3" w:rsidDel="00203506">
                <w:rPr>
                  <w:rFonts w:ascii="Poppins" w:hAnsi="Poppins"/>
                  <w:noProof/>
                  <w:webHidden/>
                  <w:sz w:val="20"/>
                  <w:szCs w:val="20"/>
                  <w:rPrChange w:id="543" w:author="thuyhuynh" w:date="2024-01-05T13:12:00Z">
                    <w:rPr>
                      <w:noProof/>
                      <w:webHidden/>
                    </w:rPr>
                  </w:rPrChange>
                </w:rPr>
                <w:delText>4</w:delText>
              </w:r>
            </w:del>
          </w:ins>
        </w:p>
        <w:p w:rsidR="006225E4" w:rsidRPr="00F705A3" w:rsidDel="00203506" w:rsidRDefault="006225E4">
          <w:pPr>
            <w:pStyle w:val="TOC1"/>
            <w:rPr>
              <w:ins w:id="544" w:author="Windows User" w:date="2018-02-06T16:53:00Z"/>
              <w:del w:id="545" w:author="thuyhuynh" w:date="2024-01-05T13:16:00Z"/>
              <w:rFonts w:ascii="Poppins" w:hAnsi="Poppins"/>
              <w:noProof/>
              <w:kern w:val="2"/>
              <w:sz w:val="20"/>
              <w:szCs w:val="20"/>
              <w:lang w:eastAsia="ko-KR"/>
              <w:rPrChange w:id="546" w:author="thuyhuynh" w:date="2024-01-05T13:12:00Z">
                <w:rPr>
                  <w:ins w:id="547" w:author="Windows User" w:date="2018-02-06T16:53:00Z"/>
                  <w:del w:id="548" w:author="thuyhuynh" w:date="2024-01-05T13:16:00Z"/>
                  <w:noProof/>
                  <w:kern w:val="2"/>
                  <w:sz w:val="20"/>
                  <w:lang w:eastAsia="ko-KR"/>
                </w:rPr>
              </w:rPrChange>
            </w:rPr>
          </w:pPr>
          <w:ins w:id="549" w:author="Windows User" w:date="2018-02-06T16:53:00Z">
            <w:del w:id="550" w:author="thuyhuynh" w:date="2024-01-05T13:16:00Z">
              <w:r w:rsidRPr="00203506" w:rsidDel="00203506">
                <w:rPr>
                  <w:rStyle w:val="Hyperlink"/>
                  <w:rFonts w:ascii="Poppins" w:hAnsi="Poppins"/>
                  <w:noProof/>
                  <w:sz w:val="20"/>
                  <w:szCs w:val="20"/>
                  <w:rPrChange w:id="551" w:author="thuyhuynh" w:date="2024-01-05T13:16:00Z">
                    <w:rPr>
                      <w:rStyle w:val="Hyperlink"/>
                      <w:noProof/>
                    </w:rPr>
                  </w:rPrChange>
                </w:rPr>
                <w:delText>4.</w:delText>
              </w:r>
              <w:r w:rsidRPr="00F705A3" w:rsidDel="00203506">
                <w:rPr>
                  <w:rFonts w:ascii="Poppins" w:hAnsi="Poppins"/>
                  <w:noProof/>
                  <w:kern w:val="2"/>
                  <w:sz w:val="20"/>
                  <w:szCs w:val="20"/>
                  <w:lang w:eastAsia="ko-KR"/>
                  <w:rPrChange w:id="552" w:author="thuyhuynh" w:date="2024-01-05T13:12:00Z">
                    <w:rPr>
                      <w:noProof/>
                      <w:kern w:val="2"/>
                      <w:sz w:val="20"/>
                      <w:lang w:eastAsia="ko-KR"/>
                    </w:rPr>
                  </w:rPrChange>
                </w:rPr>
                <w:tab/>
              </w:r>
              <w:r w:rsidRPr="00203506" w:rsidDel="00203506">
                <w:rPr>
                  <w:rStyle w:val="Hyperlink"/>
                  <w:rFonts w:ascii="Poppins" w:hAnsi="Poppins"/>
                  <w:noProof/>
                  <w:sz w:val="20"/>
                  <w:szCs w:val="20"/>
                  <w:rPrChange w:id="553" w:author="thuyhuynh" w:date="2024-01-05T13:16:00Z">
                    <w:rPr>
                      <w:rStyle w:val="Hyperlink"/>
                      <w:noProof/>
                    </w:rPr>
                  </w:rPrChange>
                </w:rPr>
                <w:delText>Warnings and Precautions</w:delText>
              </w:r>
              <w:r w:rsidRPr="00F705A3" w:rsidDel="00203506">
                <w:rPr>
                  <w:rFonts w:ascii="Poppins" w:hAnsi="Poppins"/>
                  <w:noProof/>
                  <w:webHidden/>
                  <w:sz w:val="20"/>
                  <w:szCs w:val="20"/>
                  <w:rPrChange w:id="554" w:author="thuyhuynh" w:date="2024-01-05T13:12:00Z">
                    <w:rPr>
                      <w:noProof/>
                      <w:webHidden/>
                    </w:rPr>
                  </w:rPrChange>
                </w:rPr>
                <w:tab/>
              </w:r>
            </w:del>
          </w:ins>
          <w:ins w:id="555" w:author="조준영" w:date="2021-05-12T10:59:00Z">
            <w:del w:id="556" w:author="thuyhuynh" w:date="2024-01-05T13:16:00Z">
              <w:r w:rsidR="00235F00" w:rsidRPr="00F705A3" w:rsidDel="00203506">
                <w:rPr>
                  <w:rFonts w:ascii="Poppins" w:hAnsi="Poppins"/>
                  <w:noProof/>
                  <w:webHidden/>
                  <w:sz w:val="20"/>
                  <w:szCs w:val="20"/>
                  <w:rPrChange w:id="557" w:author="thuyhuynh" w:date="2024-01-05T13:12:00Z">
                    <w:rPr>
                      <w:noProof/>
                      <w:webHidden/>
                    </w:rPr>
                  </w:rPrChange>
                </w:rPr>
                <w:delText>5</w:delText>
              </w:r>
            </w:del>
          </w:ins>
        </w:p>
        <w:p w:rsidR="006225E4" w:rsidRPr="00F705A3" w:rsidDel="00203506" w:rsidRDefault="006225E4">
          <w:pPr>
            <w:pStyle w:val="TOC1"/>
            <w:rPr>
              <w:ins w:id="558" w:author="Windows User" w:date="2018-02-06T16:53:00Z"/>
              <w:del w:id="559" w:author="thuyhuynh" w:date="2024-01-05T13:16:00Z"/>
              <w:rFonts w:ascii="Poppins" w:hAnsi="Poppins"/>
              <w:noProof/>
              <w:kern w:val="2"/>
              <w:sz w:val="20"/>
              <w:szCs w:val="20"/>
              <w:lang w:eastAsia="ko-KR"/>
              <w:rPrChange w:id="560" w:author="thuyhuynh" w:date="2024-01-05T13:12:00Z">
                <w:rPr>
                  <w:ins w:id="561" w:author="Windows User" w:date="2018-02-06T16:53:00Z"/>
                  <w:del w:id="562" w:author="thuyhuynh" w:date="2024-01-05T13:16:00Z"/>
                  <w:noProof/>
                  <w:kern w:val="2"/>
                  <w:sz w:val="20"/>
                  <w:lang w:eastAsia="ko-KR"/>
                </w:rPr>
              </w:rPrChange>
            </w:rPr>
          </w:pPr>
          <w:ins w:id="563" w:author="Windows User" w:date="2018-02-06T16:53:00Z">
            <w:del w:id="564" w:author="thuyhuynh" w:date="2024-01-05T13:16:00Z">
              <w:r w:rsidRPr="00203506" w:rsidDel="00203506">
                <w:rPr>
                  <w:rStyle w:val="Hyperlink"/>
                  <w:rFonts w:ascii="Poppins" w:hAnsi="Poppins"/>
                  <w:noProof/>
                  <w:sz w:val="20"/>
                  <w:szCs w:val="20"/>
                  <w:rPrChange w:id="565" w:author="thuyhuynh" w:date="2024-01-05T13:16:00Z">
                    <w:rPr>
                      <w:rStyle w:val="Hyperlink"/>
                      <w:noProof/>
                    </w:rPr>
                  </w:rPrChange>
                </w:rPr>
                <w:delText>5.</w:delText>
              </w:r>
              <w:r w:rsidRPr="00F705A3" w:rsidDel="00203506">
                <w:rPr>
                  <w:rFonts w:ascii="Poppins" w:hAnsi="Poppins"/>
                  <w:noProof/>
                  <w:kern w:val="2"/>
                  <w:sz w:val="20"/>
                  <w:szCs w:val="20"/>
                  <w:lang w:eastAsia="ko-KR"/>
                  <w:rPrChange w:id="566" w:author="thuyhuynh" w:date="2024-01-05T13:12:00Z">
                    <w:rPr>
                      <w:noProof/>
                      <w:kern w:val="2"/>
                      <w:sz w:val="20"/>
                      <w:lang w:eastAsia="ko-KR"/>
                    </w:rPr>
                  </w:rPrChange>
                </w:rPr>
                <w:tab/>
              </w:r>
              <w:r w:rsidRPr="00203506" w:rsidDel="00203506">
                <w:rPr>
                  <w:rStyle w:val="Hyperlink"/>
                  <w:rFonts w:ascii="Poppins" w:hAnsi="Poppins"/>
                  <w:noProof/>
                  <w:sz w:val="20"/>
                  <w:szCs w:val="20"/>
                  <w:rPrChange w:id="567" w:author="thuyhuynh" w:date="2024-01-05T13:16:00Z">
                    <w:rPr>
                      <w:rStyle w:val="Hyperlink"/>
                      <w:noProof/>
                    </w:rPr>
                  </w:rPrChange>
                </w:rPr>
                <w:delText>Product Inventory</w:delText>
              </w:r>
              <w:r w:rsidRPr="00F705A3" w:rsidDel="00203506">
                <w:rPr>
                  <w:rFonts w:ascii="Poppins" w:hAnsi="Poppins"/>
                  <w:noProof/>
                  <w:webHidden/>
                  <w:sz w:val="20"/>
                  <w:szCs w:val="20"/>
                  <w:rPrChange w:id="568" w:author="thuyhuynh" w:date="2024-01-05T13:12:00Z">
                    <w:rPr>
                      <w:noProof/>
                      <w:webHidden/>
                    </w:rPr>
                  </w:rPrChange>
                </w:rPr>
                <w:tab/>
              </w:r>
            </w:del>
          </w:ins>
          <w:ins w:id="569" w:author="조준영" w:date="2021-05-12T10:59:00Z">
            <w:del w:id="570" w:author="thuyhuynh" w:date="2024-01-05T13:16:00Z">
              <w:r w:rsidR="00235F00" w:rsidRPr="00F705A3" w:rsidDel="00203506">
                <w:rPr>
                  <w:rFonts w:ascii="Poppins" w:hAnsi="Poppins"/>
                  <w:noProof/>
                  <w:webHidden/>
                  <w:sz w:val="20"/>
                  <w:szCs w:val="20"/>
                  <w:rPrChange w:id="571" w:author="thuyhuynh" w:date="2024-01-05T13:12:00Z">
                    <w:rPr>
                      <w:noProof/>
                      <w:webHidden/>
                    </w:rPr>
                  </w:rPrChange>
                </w:rPr>
                <w:delText>6</w:delText>
              </w:r>
            </w:del>
          </w:ins>
        </w:p>
        <w:p w:rsidR="006225E4" w:rsidRPr="00F705A3" w:rsidDel="00203506" w:rsidRDefault="006225E4">
          <w:pPr>
            <w:pStyle w:val="TOC1"/>
            <w:rPr>
              <w:ins w:id="572" w:author="Windows User" w:date="2018-02-06T16:53:00Z"/>
              <w:del w:id="573" w:author="thuyhuynh" w:date="2024-01-05T13:16:00Z"/>
              <w:rFonts w:ascii="Poppins" w:hAnsi="Poppins"/>
              <w:noProof/>
              <w:kern w:val="2"/>
              <w:sz w:val="20"/>
              <w:szCs w:val="20"/>
              <w:lang w:eastAsia="ko-KR"/>
              <w:rPrChange w:id="574" w:author="thuyhuynh" w:date="2024-01-05T13:12:00Z">
                <w:rPr>
                  <w:ins w:id="575" w:author="Windows User" w:date="2018-02-06T16:53:00Z"/>
                  <w:del w:id="576" w:author="thuyhuynh" w:date="2024-01-05T13:16:00Z"/>
                  <w:noProof/>
                  <w:kern w:val="2"/>
                  <w:sz w:val="20"/>
                  <w:lang w:eastAsia="ko-KR"/>
                </w:rPr>
              </w:rPrChange>
            </w:rPr>
          </w:pPr>
          <w:ins w:id="577" w:author="Windows User" w:date="2018-02-06T16:53:00Z">
            <w:del w:id="578" w:author="thuyhuynh" w:date="2024-01-05T13:16:00Z">
              <w:r w:rsidRPr="00203506" w:rsidDel="00203506">
                <w:rPr>
                  <w:rStyle w:val="Hyperlink"/>
                  <w:rFonts w:ascii="Poppins" w:hAnsi="Poppins"/>
                  <w:noProof/>
                  <w:sz w:val="20"/>
                  <w:szCs w:val="20"/>
                  <w:rPrChange w:id="579" w:author="thuyhuynh" w:date="2024-01-05T13:16:00Z">
                    <w:rPr>
                      <w:rStyle w:val="Hyperlink"/>
                      <w:noProof/>
                    </w:rPr>
                  </w:rPrChange>
                </w:rPr>
                <w:delText>6.</w:delText>
              </w:r>
              <w:r w:rsidRPr="00F705A3" w:rsidDel="00203506">
                <w:rPr>
                  <w:rFonts w:ascii="Poppins" w:hAnsi="Poppins"/>
                  <w:noProof/>
                  <w:kern w:val="2"/>
                  <w:sz w:val="20"/>
                  <w:szCs w:val="20"/>
                  <w:lang w:eastAsia="ko-KR"/>
                  <w:rPrChange w:id="580" w:author="thuyhuynh" w:date="2024-01-05T13:12:00Z">
                    <w:rPr>
                      <w:noProof/>
                      <w:kern w:val="2"/>
                      <w:sz w:val="20"/>
                      <w:lang w:eastAsia="ko-KR"/>
                    </w:rPr>
                  </w:rPrChange>
                </w:rPr>
                <w:tab/>
              </w:r>
              <w:r w:rsidRPr="00203506" w:rsidDel="00203506">
                <w:rPr>
                  <w:rStyle w:val="Hyperlink"/>
                  <w:rFonts w:ascii="Poppins" w:hAnsi="Poppins"/>
                  <w:noProof/>
                  <w:sz w:val="20"/>
                  <w:szCs w:val="20"/>
                  <w:rPrChange w:id="581" w:author="thuyhuynh" w:date="2024-01-05T13:16:00Z">
                    <w:rPr>
                      <w:rStyle w:val="Hyperlink"/>
                      <w:noProof/>
                    </w:rPr>
                  </w:rPrChange>
                </w:rPr>
                <w:delText>Hardware Specifications</w:delText>
              </w:r>
              <w:r w:rsidRPr="00F705A3" w:rsidDel="00203506">
                <w:rPr>
                  <w:rFonts w:ascii="Poppins" w:hAnsi="Poppins"/>
                  <w:noProof/>
                  <w:webHidden/>
                  <w:sz w:val="20"/>
                  <w:szCs w:val="20"/>
                  <w:rPrChange w:id="582" w:author="thuyhuynh" w:date="2024-01-05T13:12:00Z">
                    <w:rPr>
                      <w:noProof/>
                      <w:webHidden/>
                    </w:rPr>
                  </w:rPrChange>
                </w:rPr>
                <w:tab/>
              </w:r>
            </w:del>
          </w:ins>
          <w:ins w:id="583" w:author="조준영" w:date="2021-05-12T10:59:00Z">
            <w:del w:id="584" w:author="thuyhuynh" w:date="2024-01-05T13:16:00Z">
              <w:r w:rsidR="00235F00" w:rsidRPr="00F705A3" w:rsidDel="00203506">
                <w:rPr>
                  <w:rFonts w:ascii="Poppins" w:hAnsi="Poppins"/>
                  <w:noProof/>
                  <w:webHidden/>
                  <w:sz w:val="20"/>
                  <w:szCs w:val="20"/>
                  <w:rPrChange w:id="585" w:author="thuyhuynh" w:date="2024-01-05T13:12:00Z">
                    <w:rPr>
                      <w:noProof/>
                      <w:webHidden/>
                    </w:rPr>
                  </w:rPrChange>
                </w:rPr>
                <w:delText>7</w:delText>
              </w:r>
            </w:del>
          </w:ins>
        </w:p>
        <w:p w:rsidR="006225E4" w:rsidRPr="00F705A3" w:rsidDel="00203506" w:rsidRDefault="006225E4">
          <w:pPr>
            <w:pStyle w:val="TOC1"/>
            <w:rPr>
              <w:ins w:id="586" w:author="Windows User" w:date="2018-02-06T16:53:00Z"/>
              <w:del w:id="587" w:author="thuyhuynh" w:date="2024-01-05T13:16:00Z"/>
              <w:rFonts w:ascii="Poppins" w:hAnsi="Poppins"/>
              <w:noProof/>
              <w:kern w:val="2"/>
              <w:sz w:val="20"/>
              <w:szCs w:val="20"/>
              <w:lang w:eastAsia="ko-KR"/>
              <w:rPrChange w:id="588" w:author="thuyhuynh" w:date="2024-01-05T13:12:00Z">
                <w:rPr>
                  <w:ins w:id="589" w:author="Windows User" w:date="2018-02-06T16:53:00Z"/>
                  <w:del w:id="590" w:author="thuyhuynh" w:date="2024-01-05T13:16:00Z"/>
                  <w:noProof/>
                  <w:kern w:val="2"/>
                  <w:sz w:val="20"/>
                  <w:lang w:eastAsia="ko-KR"/>
                </w:rPr>
              </w:rPrChange>
            </w:rPr>
          </w:pPr>
          <w:ins w:id="591" w:author="Windows User" w:date="2018-02-06T16:53:00Z">
            <w:del w:id="592" w:author="thuyhuynh" w:date="2024-01-05T13:16:00Z">
              <w:r w:rsidRPr="00203506" w:rsidDel="00203506">
                <w:rPr>
                  <w:rStyle w:val="Hyperlink"/>
                  <w:rFonts w:ascii="Poppins" w:hAnsi="Poppins"/>
                  <w:noProof/>
                  <w:sz w:val="20"/>
                  <w:szCs w:val="20"/>
                  <w:rPrChange w:id="593" w:author="thuyhuynh" w:date="2024-01-05T13:16:00Z">
                    <w:rPr>
                      <w:rStyle w:val="Hyperlink"/>
                      <w:noProof/>
                    </w:rPr>
                  </w:rPrChange>
                </w:rPr>
                <w:delText>7.</w:delText>
              </w:r>
              <w:r w:rsidRPr="00F705A3" w:rsidDel="00203506">
                <w:rPr>
                  <w:rFonts w:ascii="Poppins" w:hAnsi="Poppins"/>
                  <w:noProof/>
                  <w:kern w:val="2"/>
                  <w:sz w:val="20"/>
                  <w:szCs w:val="20"/>
                  <w:lang w:eastAsia="ko-KR"/>
                  <w:rPrChange w:id="594" w:author="thuyhuynh" w:date="2024-01-05T13:12:00Z">
                    <w:rPr>
                      <w:noProof/>
                      <w:kern w:val="2"/>
                      <w:sz w:val="20"/>
                      <w:lang w:eastAsia="ko-KR"/>
                    </w:rPr>
                  </w:rPrChange>
                </w:rPr>
                <w:tab/>
              </w:r>
              <w:r w:rsidRPr="00203506" w:rsidDel="00203506">
                <w:rPr>
                  <w:rStyle w:val="Hyperlink"/>
                  <w:rFonts w:ascii="Poppins" w:hAnsi="Poppins"/>
                  <w:noProof/>
                  <w:sz w:val="20"/>
                  <w:szCs w:val="20"/>
                  <w:rPrChange w:id="595" w:author="thuyhuynh" w:date="2024-01-05T13:16:00Z">
                    <w:rPr>
                      <w:rStyle w:val="Hyperlink"/>
                      <w:noProof/>
                    </w:rPr>
                  </w:rPrChange>
                </w:rPr>
                <w:delText>Capture Volume</w:delText>
              </w:r>
              <w:r w:rsidRPr="00F705A3" w:rsidDel="00203506">
                <w:rPr>
                  <w:rFonts w:ascii="Poppins" w:hAnsi="Poppins"/>
                  <w:noProof/>
                  <w:webHidden/>
                  <w:sz w:val="20"/>
                  <w:szCs w:val="20"/>
                  <w:rPrChange w:id="596" w:author="thuyhuynh" w:date="2024-01-05T13:12:00Z">
                    <w:rPr>
                      <w:noProof/>
                      <w:webHidden/>
                    </w:rPr>
                  </w:rPrChange>
                </w:rPr>
                <w:tab/>
              </w:r>
            </w:del>
          </w:ins>
          <w:ins w:id="597" w:author="조준영" w:date="2021-05-12T10:59:00Z">
            <w:del w:id="598" w:author="thuyhuynh" w:date="2024-01-05T13:16:00Z">
              <w:r w:rsidR="00235F00" w:rsidRPr="00F705A3" w:rsidDel="00203506">
                <w:rPr>
                  <w:rFonts w:ascii="Poppins" w:hAnsi="Poppins"/>
                  <w:noProof/>
                  <w:webHidden/>
                  <w:sz w:val="20"/>
                  <w:szCs w:val="20"/>
                  <w:rPrChange w:id="599" w:author="thuyhuynh" w:date="2024-01-05T13:12:00Z">
                    <w:rPr>
                      <w:noProof/>
                      <w:webHidden/>
                    </w:rPr>
                  </w:rPrChange>
                </w:rPr>
                <w:delText>9</w:delText>
              </w:r>
            </w:del>
          </w:ins>
        </w:p>
        <w:p w:rsidR="006225E4" w:rsidRPr="00F705A3" w:rsidDel="00203506" w:rsidRDefault="006225E4">
          <w:pPr>
            <w:pStyle w:val="TOC1"/>
            <w:rPr>
              <w:ins w:id="600" w:author="Windows User" w:date="2018-02-06T16:53:00Z"/>
              <w:del w:id="601" w:author="thuyhuynh" w:date="2024-01-05T13:16:00Z"/>
              <w:rFonts w:ascii="Poppins" w:hAnsi="Poppins"/>
              <w:noProof/>
              <w:kern w:val="2"/>
              <w:sz w:val="20"/>
              <w:szCs w:val="20"/>
              <w:lang w:eastAsia="ko-KR"/>
              <w:rPrChange w:id="602" w:author="thuyhuynh" w:date="2024-01-05T13:12:00Z">
                <w:rPr>
                  <w:ins w:id="603" w:author="Windows User" w:date="2018-02-06T16:53:00Z"/>
                  <w:del w:id="604" w:author="thuyhuynh" w:date="2024-01-05T13:16:00Z"/>
                  <w:noProof/>
                  <w:kern w:val="2"/>
                  <w:sz w:val="20"/>
                  <w:lang w:eastAsia="ko-KR"/>
                </w:rPr>
              </w:rPrChange>
            </w:rPr>
          </w:pPr>
          <w:ins w:id="605" w:author="Windows User" w:date="2018-02-06T16:53:00Z">
            <w:del w:id="606" w:author="thuyhuynh" w:date="2024-01-05T13:16:00Z">
              <w:r w:rsidRPr="00203506" w:rsidDel="00203506">
                <w:rPr>
                  <w:rStyle w:val="Hyperlink"/>
                  <w:rFonts w:ascii="Poppins" w:hAnsi="Poppins"/>
                  <w:noProof/>
                  <w:sz w:val="20"/>
                  <w:szCs w:val="20"/>
                  <w:rPrChange w:id="607" w:author="thuyhuynh" w:date="2024-01-05T13:16:00Z">
                    <w:rPr>
                      <w:rStyle w:val="Hyperlink"/>
                      <w:noProof/>
                    </w:rPr>
                  </w:rPrChange>
                </w:rPr>
                <w:delText>8.</w:delText>
              </w:r>
              <w:r w:rsidRPr="00F705A3" w:rsidDel="00203506">
                <w:rPr>
                  <w:rFonts w:ascii="Poppins" w:hAnsi="Poppins"/>
                  <w:noProof/>
                  <w:kern w:val="2"/>
                  <w:sz w:val="20"/>
                  <w:szCs w:val="20"/>
                  <w:lang w:eastAsia="ko-KR"/>
                  <w:rPrChange w:id="608" w:author="thuyhuynh" w:date="2024-01-05T13:12:00Z">
                    <w:rPr>
                      <w:noProof/>
                      <w:kern w:val="2"/>
                      <w:sz w:val="20"/>
                      <w:lang w:eastAsia="ko-KR"/>
                    </w:rPr>
                  </w:rPrChange>
                </w:rPr>
                <w:tab/>
              </w:r>
              <w:r w:rsidRPr="00203506" w:rsidDel="00203506">
                <w:rPr>
                  <w:rStyle w:val="Hyperlink"/>
                  <w:rFonts w:ascii="Poppins" w:hAnsi="Poppins"/>
                  <w:noProof/>
                  <w:sz w:val="20"/>
                  <w:szCs w:val="20"/>
                  <w:rPrChange w:id="609" w:author="thuyhuynh" w:date="2024-01-05T13:16:00Z">
                    <w:rPr>
                      <w:rStyle w:val="Hyperlink"/>
                      <w:noProof/>
                    </w:rPr>
                  </w:rPrChange>
                </w:rPr>
                <w:delText>Conditions for Using USB</w:delText>
              </w:r>
              <w:r w:rsidRPr="00F705A3" w:rsidDel="00203506">
                <w:rPr>
                  <w:rFonts w:ascii="Poppins" w:hAnsi="Poppins"/>
                  <w:noProof/>
                  <w:webHidden/>
                  <w:sz w:val="20"/>
                  <w:szCs w:val="20"/>
                  <w:rPrChange w:id="610" w:author="thuyhuynh" w:date="2024-01-05T13:12:00Z">
                    <w:rPr>
                      <w:noProof/>
                      <w:webHidden/>
                    </w:rPr>
                  </w:rPrChange>
                </w:rPr>
                <w:tab/>
              </w:r>
            </w:del>
          </w:ins>
          <w:ins w:id="611" w:author="조준영" w:date="2021-05-12T10:59:00Z">
            <w:del w:id="612" w:author="thuyhuynh" w:date="2024-01-05T13:16:00Z">
              <w:r w:rsidR="00235F00" w:rsidRPr="00F705A3" w:rsidDel="00203506">
                <w:rPr>
                  <w:rFonts w:ascii="Poppins" w:hAnsi="Poppins"/>
                  <w:noProof/>
                  <w:webHidden/>
                  <w:sz w:val="20"/>
                  <w:szCs w:val="20"/>
                  <w:rPrChange w:id="613" w:author="thuyhuynh" w:date="2024-01-05T13:12:00Z">
                    <w:rPr>
                      <w:noProof/>
                      <w:webHidden/>
                    </w:rPr>
                  </w:rPrChange>
                </w:rPr>
                <w:delText>10</w:delText>
              </w:r>
            </w:del>
          </w:ins>
        </w:p>
        <w:p w:rsidR="006225E4" w:rsidRPr="00F705A3" w:rsidDel="00203506" w:rsidRDefault="006225E4">
          <w:pPr>
            <w:pStyle w:val="TOC1"/>
            <w:rPr>
              <w:ins w:id="614" w:author="Windows User" w:date="2018-02-06T16:53:00Z"/>
              <w:del w:id="615" w:author="thuyhuynh" w:date="2024-01-05T13:16:00Z"/>
              <w:rFonts w:ascii="Poppins" w:hAnsi="Poppins"/>
              <w:noProof/>
              <w:kern w:val="2"/>
              <w:sz w:val="20"/>
              <w:szCs w:val="20"/>
              <w:lang w:eastAsia="ko-KR"/>
              <w:rPrChange w:id="616" w:author="thuyhuynh" w:date="2024-01-05T13:12:00Z">
                <w:rPr>
                  <w:ins w:id="617" w:author="Windows User" w:date="2018-02-06T16:53:00Z"/>
                  <w:del w:id="618" w:author="thuyhuynh" w:date="2024-01-05T13:16:00Z"/>
                  <w:noProof/>
                  <w:kern w:val="2"/>
                  <w:sz w:val="20"/>
                  <w:lang w:eastAsia="ko-KR"/>
                </w:rPr>
              </w:rPrChange>
            </w:rPr>
          </w:pPr>
          <w:ins w:id="619" w:author="Windows User" w:date="2018-02-06T16:53:00Z">
            <w:del w:id="620" w:author="thuyhuynh" w:date="2024-01-05T13:16:00Z">
              <w:r w:rsidRPr="00203506" w:rsidDel="00203506">
                <w:rPr>
                  <w:rStyle w:val="Hyperlink"/>
                  <w:rFonts w:ascii="Poppins" w:hAnsi="Poppins"/>
                  <w:noProof/>
                  <w:sz w:val="20"/>
                  <w:szCs w:val="20"/>
                  <w:rPrChange w:id="621" w:author="thuyhuynh" w:date="2024-01-05T13:16:00Z">
                    <w:rPr>
                      <w:rStyle w:val="Hyperlink"/>
                      <w:noProof/>
                    </w:rPr>
                  </w:rPrChange>
                </w:rPr>
                <w:delText>9.</w:delText>
              </w:r>
              <w:r w:rsidRPr="00F705A3" w:rsidDel="00203506">
                <w:rPr>
                  <w:rFonts w:ascii="Poppins" w:hAnsi="Poppins"/>
                  <w:noProof/>
                  <w:kern w:val="2"/>
                  <w:sz w:val="20"/>
                  <w:szCs w:val="20"/>
                  <w:lang w:eastAsia="ko-KR"/>
                  <w:rPrChange w:id="622" w:author="thuyhuynh" w:date="2024-01-05T13:12:00Z">
                    <w:rPr>
                      <w:noProof/>
                      <w:kern w:val="2"/>
                      <w:sz w:val="20"/>
                      <w:lang w:eastAsia="ko-KR"/>
                    </w:rPr>
                  </w:rPrChange>
                </w:rPr>
                <w:tab/>
              </w:r>
              <w:r w:rsidRPr="00203506" w:rsidDel="00203506">
                <w:rPr>
                  <w:rStyle w:val="Hyperlink"/>
                  <w:rFonts w:ascii="Poppins" w:hAnsi="Poppins"/>
                  <w:noProof/>
                  <w:sz w:val="20"/>
                  <w:szCs w:val="20"/>
                  <w:rPrChange w:id="623" w:author="thuyhuynh" w:date="2024-01-05T13:16:00Z">
                    <w:rPr>
                      <w:rStyle w:val="Hyperlink"/>
                      <w:noProof/>
                    </w:rPr>
                  </w:rPrChange>
                </w:rPr>
                <w:delText>Legal Notice</w:delText>
              </w:r>
              <w:r w:rsidRPr="00F705A3" w:rsidDel="00203506">
                <w:rPr>
                  <w:rFonts w:ascii="Poppins" w:hAnsi="Poppins"/>
                  <w:noProof/>
                  <w:webHidden/>
                  <w:sz w:val="20"/>
                  <w:szCs w:val="20"/>
                  <w:rPrChange w:id="624" w:author="thuyhuynh" w:date="2024-01-05T13:12:00Z">
                    <w:rPr>
                      <w:noProof/>
                      <w:webHidden/>
                    </w:rPr>
                  </w:rPrChange>
                </w:rPr>
                <w:tab/>
              </w:r>
            </w:del>
          </w:ins>
          <w:ins w:id="625" w:author="조준영" w:date="2021-05-12T10:59:00Z">
            <w:del w:id="626" w:author="thuyhuynh" w:date="2024-01-05T13:16:00Z">
              <w:r w:rsidR="00235F00" w:rsidRPr="00F705A3" w:rsidDel="00203506">
                <w:rPr>
                  <w:rFonts w:ascii="Poppins" w:hAnsi="Poppins"/>
                  <w:noProof/>
                  <w:webHidden/>
                  <w:sz w:val="20"/>
                  <w:szCs w:val="20"/>
                  <w:rPrChange w:id="627" w:author="thuyhuynh" w:date="2024-01-05T13:12:00Z">
                    <w:rPr>
                      <w:noProof/>
                      <w:webHidden/>
                    </w:rPr>
                  </w:rPrChange>
                </w:rPr>
                <w:delText>12</w:delText>
              </w:r>
            </w:del>
          </w:ins>
        </w:p>
        <w:p w:rsidR="006225E4" w:rsidRPr="00F705A3" w:rsidDel="00203506" w:rsidRDefault="006225E4">
          <w:pPr>
            <w:pStyle w:val="TOC2"/>
            <w:rPr>
              <w:ins w:id="628" w:author="Windows User" w:date="2018-02-06T16:53:00Z"/>
              <w:del w:id="629" w:author="thuyhuynh" w:date="2024-01-05T13:16:00Z"/>
              <w:rFonts w:ascii="Poppins" w:hAnsi="Poppins"/>
              <w:noProof/>
              <w:kern w:val="2"/>
              <w:sz w:val="20"/>
              <w:szCs w:val="20"/>
              <w:lang w:eastAsia="ko-KR"/>
              <w:rPrChange w:id="630" w:author="thuyhuynh" w:date="2024-01-05T13:12:00Z">
                <w:rPr>
                  <w:ins w:id="631" w:author="Windows User" w:date="2018-02-06T16:53:00Z"/>
                  <w:del w:id="632" w:author="thuyhuynh" w:date="2024-01-05T13:16:00Z"/>
                  <w:noProof/>
                  <w:kern w:val="2"/>
                  <w:sz w:val="20"/>
                  <w:lang w:eastAsia="ko-KR"/>
                </w:rPr>
              </w:rPrChange>
            </w:rPr>
          </w:pPr>
          <w:ins w:id="633" w:author="Windows User" w:date="2018-02-06T16:53:00Z">
            <w:del w:id="634" w:author="thuyhuynh" w:date="2024-01-05T13:16:00Z">
              <w:r w:rsidRPr="00203506" w:rsidDel="00203506">
                <w:rPr>
                  <w:rStyle w:val="Hyperlink"/>
                  <w:rFonts w:ascii="Poppins" w:hAnsi="Poppins"/>
                  <w:noProof/>
                  <w:sz w:val="20"/>
                  <w:szCs w:val="20"/>
                  <w:rPrChange w:id="635" w:author="thuyhuynh" w:date="2024-01-05T13:16:00Z">
                    <w:rPr>
                      <w:rStyle w:val="Hyperlink"/>
                      <w:noProof/>
                    </w:rPr>
                  </w:rPrChange>
                </w:rPr>
                <w:delText>9.1.</w:delText>
              </w:r>
              <w:r w:rsidRPr="00F705A3" w:rsidDel="00203506">
                <w:rPr>
                  <w:rFonts w:ascii="Poppins" w:hAnsi="Poppins"/>
                  <w:noProof/>
                  <w:kern w:val="2"/>
                  <w:sz w:val="20"/>
                  <w:szCs w:val="20"/>
                  <w:lang w:eastAsia="ko-KR"/>
                  <w:rPrChange w:id="636" w:author="thuyhuynh" w:date="2024-01-05T13:12:00Z">
                    <w:rPr>
                      <w:noProof/>
                      <w:kern w:val="2"/>
                      <w:sz w:val="20"/>
                      <w:lang w:eastAsia="ko-KR"/>
                    </w:rPr>
                  </w:rPrChange>
                </w:rPr>
                <w:tab/>
              </w:r>
              <w:r w:rsidRPr="00203506" w:rsidDel="00203506">
                <w:rPr>
                  <w:rStyle w:val="Hyperlink"/>
                  <w:rFonts w:ascii="Poppins" w:hAnsi="Poppins"/>
                  <w:noProof/>
                  <w:sz w:val="20"/>
                  <w:szCs w:val="20"/>
                  <w:rPrChange w:id="637" w:author="thuyhuynh" w:date="2024-01-05T13:16:00Z">
                    <w:rPr>
                      <w:rStyle w:val="Hyperlink"/>
                      <w:noProof/>
                    </w:rPr>
                  </w:rPrChange>
                </w:rPr>
                <w:delText>Warranty Terms</w:delText>
              </w:r>
              <w:r w:rsidRPr="00F705A3" w:rsidDel="00203506">
                <w:rPr>
                  <w:rFonts w:ascii="Poppins" w:hAnsi="Poppins"/>
                  <w:noProof/>
                  <w:webHidden/>
                  <w:sz w:val="20"/>
                  <w:szCs w:val="20"/>
                  <w:rPrChange w:id="638" w:author="thuyhuynh" w:date="2024-01-05T13:12:00Z">
                    <w:rPr>
                      <w:noProof/>
                      <w:webHidden/>
                    </w:rPr>
                  </w:rPrChange>
                </w:rPr>
                <w:tab/>
              </w:r>
            </w:del>
          </w:ins>
          <w:ins w:id="639" w:author="조준영" w:date="2021-05-12T10:59:00Z">
            <w:del w:id="640" w:author="thuyhuynh" w:date="2024-01-05T13:16:00Z">
              <w:r w:rsidR="00235F00" w:rsidRPr="00F705A3" w:rsidDel="00203506">
                <w:rPr>
                  <w:rFonts w:ascii="Poppins" w:hAnsi="Poppins"/>
                  <w:noProof/>
                  <w:webHidden/>
                  <w:sz w:val="20"/>
                  <w:szCs w:val="20"/>
                  <w:rPrChange w:id="641" w:author="thuyhuynh" w:date="2024-01-05T13:12:00Z">
                    <w:rPr>
                      <w:noProof/>
                      <w:webHidden/>
                    </w:rPr>
                  </w:rPrChange>
                </w:rPr>
                <w:delText>12</w:delText>
              </w:r>
            </w:del>
          </w:ins>
        </w:p>
        <w:p w:rsidR="009905F4" w:rsidRPr="00F705A3" w:rsidDel="00203506" w:rsidRDefault="009905F4">
          <w:pPr>
            <w:pStyle w:val="TOC1"/>
            <w:rPr>
              <w:ins w:id="642" w:author="TANBAO" w:date="2014-01-07T15:27:00Z"/>
              <w:del w:id="643" w:author="thuyhuynh" w:date="2024-01-05T13:16:00Z"/>
              <w:rFonts w:ascii="Poppins" w:hAnsi="Poppins"/>
              <w:noProof/>
              <w:sz w:val="20"/>
              <w:szCs w:val="20"/>
              <w:lang w:eastAsia="ko-KR"/>
              <w:rPrChange w:id="644" w:author="thuyhuynh" w:date="2024-01-05T13:12:00Z">
                <w:rPr>
                  <w:ins w:id="645" w:author="TANBAO" w:date="2014-01-07T15:27:00Z"/>
                  <w:del w:id="646" w:author="thuyhuynh" w:date="2024-01-05T13:16:00Z"/>
                  <w:noProof/>
                  <w:lang w:eastAsia="ko-KR"/>
                </w:rPr>
              </w:rPrChange>
            </w:rPr>
          </w:pPr>
          <w:ins w:id="647" w:author="TANBAO" w:date="2014-01-07T15:27:00Z">
            <w:del w:id="648" w:author="thuyhuynh" w:date="2024-01-05T13:16:00Z">
              <w:r w:rsidRPr="00F705A3" w:rsidDel="00203506">
                <w:rPr>
                  <w:rStyle w:val="Hyperlink"/>
                  <w:rFonts w:ascii="Poppins" w:hAnsi="Poppins"/>
                  <w:noProof/>
                  <w:sz w:val="20"/>
                  <w:szCs w:val="20"/>
                  <w:rPrChange w:id="649" w:author="thuyhuynh" w:date="2024-01-05T13:12:00Z">
                    <w:rPr>
                      <w:rStyle w:val="Hyperlink"/>
                      <w:noProof/>
                    </w:rPr>
                  </w:rPrChange>
                </w:rPr>
                <w:delText>1.</w:delText>
              </w:r>
              <w:r w:rsidRPr="00F705A3" w:rsidDel="00203506">
                <w:rPr>
                  <w:rFonts w:ascii="Poppins" w:hAnsi="Poppins"/>
                  <w:noProof/>
                  <w:sz w:val="20"/>
                  <w:szCs w:val="20"/>
                  <w:lang w:eastAsia="ko-KR"/>
                  <w:rPrChange w:id="650" w:author="thuyhuynh" w:date="2024-01-05T13:12:00Z">
                    <w:rPr>
                      <w:noProof/>
                      <w:lang w:eastAsia="ko-KR"/>
                    </w:rPr>
                  </w:rPrChange>
                </w:rPr>
                <w:tab/>
              </w:r>
              <w:r w:rsidRPr="00F705A3" w:rsidDel="00203506">
                <w:rPr>
                  <w:rStyle w:val="Hyperlink"/>
                  <w:rFonts w:ascii="Poppins" w:hAnsi="Poppins"/>
                  <w:noProof/>
                  <w:sz w:val="20"/>
                  <w:szCs w:val="20"/>
                  <w:rPrChange w:id="651" w:author="thuyhuynh" w:date="2024-01-05T13:12:00Z">
                    <w:rPr>
                      <w:rStyle w:val="Hyperlink"/>
                      <w:noProof/>
                    </w:rPr>
                  </w:rPrChange>
                </w:rPr>
                <w:delText>Preface</w:delText>
              </w:r>
              <w:r w:rsidRPr="00F705A3" w:rsidDel="00203506">
                <w:rPr>
                  <w:rFonts w:ascii="Poppins" w:hAnsi="Poppins"/>
                  <w:noProof/>
                  <w:webHidden/>
                  <w:sz w:val="20"/>
                  <w:szCs w:val="20"/>
                  <w:rPrChange w:id="652" w:author="thuyhuynh" w:date="2024-01-05T13:12:00Z">
                    <w:rPr>
                      <w:noProof/>
                      <w:webHidden/>
                    </w:rPr>
                  </w:rPrChange>
                </w:rPr>
                <w:tab/>
              </w:r>
            </w:del>
          </w:ins>
        </w:p>
        <w:p w:rsidR="009905F4" w:rsidRPr="00F705A3" w:rsidDel="00203506" w:rsidRDefault="009905F4">
          <w:pPr>
            <w:pStyle w:val="TOC2"/>
            <w:rPr>
              <w:ins w:id="653" w:author="TANBAO" w:date="2014-01-07T15:27:00Z"/>
              <w:del w:id="654" w:author="thuyhuynh" w:date="2024-01-05T13:16:00Z"/>
              <w:rFonts w:ascii="Poppins" w:hAnsi="Poppins"/>
              <w:noProof/>
              <w:sz w:val="20"/>
              <w:szCs w:val="20"/>
              <w:lang w:eastAsia="ko-KR"/>
              <w:rPrChange w:id="655" w:author="thuyhuynh" w:date="2024-01-05T13:12:00Z">
                <w:rPr>
                  <w:ins w:id="656" w:author="TANBAO" w:date="2014-01-07T15:27:00Z"/>
                  <w:del w:id="657" w:author="thuyhuynh" w:date="2024-01-05T13:16:00Z"/>
                  <w:noProof/>
                  <w:lang w:eastAsia="ko-KR"/>
                </w:rPr>
              </w:rPrChange>
            </w:rPr>
          </w:pPr>
          <w:ins w:id="658" w:author="TANBAO" w:date="2014-01-07T15:27:00Z">
            <w:del w:id="659" w:author="thuyhuynh" w:date="2024-01-05T13:16:00Z">
              <w:r w:rsidRPr="00F705A3" w:rsidDel="00203506">
                <w:rPr>
                  <w:rStyle w:val="Hyperlink"/>
                  <w:rFonts w:ascii="Poppins" w:hAnsi="Poppins"/>
                  <w:noProof/>
                  <w:sz w:val="20"/>
                  <w:szCs w:val="20"/>
                  <w:rPrChange w:id="660" w:author="thuyhuynh" w:date="2024-01-05T13:12:00Z">
                    <w:rPr>
                      <w:rStyle w:val="Hyperlink"/>
                      <w:noProof/>
                    </w:rPr>
                  </w:rPrChange>
                </w:rPr>
                <w:delText>1.1.</w:delText>
              </w:r>
              <w:r w:rsidRPr="00F705A3" w:rsidDel="00203506">
                <w:rPr>
                  <w:rFonts w:ascii="Poppins" w:hAnsi="Poppins"/>
                  <w:noProof/>
                  <w:sz w:val="20"/>
                  <w:szCs w:val="20"/>
                  <w:lang w:eastAsia="ko-KR"/>
                  <w:rPrChange w:id="661" w:author="thuyhuynh" w:date="2024-01-05T13:12:00Z">
                    <w:rPr>
                      <w:noProof/>
                      <w:lang w:eastAsia="ko-KR"/>
                    </w:rPr>
                  </w:rPrChange>
                </w:rPr>
                <w:tab/>
              </w:r>
              <w:r w:rsidRPr="00F705A3" w:rsidDel="00203506">
                <w:rPr>
                  <w:rStyle w:val="Hyperlink"/>
                  <w:rFonts w:ascii="Poppins" w:hAnsi="Poppins"/>
                  <w:noProof/>
                  <w:sz w:val="20"/>
                  <w:szCs w:val="20"/>
                  <w:rPrChange w:id="662" w:author="thuyhuynh" w:date="2024-01-05T13:12:00Z">
                    <w:rPr>
                      <w:rStyle w:val="Hyperlink"/>
                      <w:noProof/>
                    </w:rPr>
                  </w:rPrChange>
                </w:rPr>
                <w:delText>Purpose of this Document</w:delText>
              </w:r>
              <w:r w:rsidRPr="00F705A3" w:rsidDel="00203506">
                <w:rPr>
                  <w:rFonts w:ascii="Poppins" w:hAnsi="Poppins"/>
                  <w:noProof/>
                  <w:webHidden/>
                  <w:sz w:val="20"/>
                  <w:szCs w:val="20"/>
                  <w:rPrChange w:id="663" w:author="thuyhuynh" w:date="2024-01-05T13:12:00Z">
                    <w:rPr>
                      <w:noProof/>
                      <w:webHidden/>
                    </w:rPr>
                  </w:rPrChange>
                </w:rPr>
                <w:tab/>
              </w:r>
            </w:del>
          </w:ins>
        </w:p>
        <w:p w:rsidR="009905F4" w:rsidRPr="00F705A3" w:rsidDel="00203506" w:rsidRDefault="009905F4">
          <w:pPr>
            <w:pStyle w:val="TOC2"/>
            <w:rPr>
              <w:ins w:id="664" w:author="TANBAO" w:date="2014-01-07T15:27:00Z"/>
              <w:del w:id="665" w:author="thuyhuynh" w:date="2024-01-05T13:16:00Z"/>
              <w:rFonts w:ascii="Poppins" w:hAnsi="Poppins"/>
              <w:noProof/>
              <w:sz w:val="20"/>
              <w:szCs w:val="20"/>
              <w:lang w:eastAsia="ko-KR"/>
              <w:rPrChange w:id="666" w:author="thuyhuynh" w:date="2024-01-05T13:12:00Z">
                <w:rPr>
                  <w:ins w:id="667" w:author="TANBAO" w:date="2014-01-07T15:27:00Z"/>
                  <w:del w:id="668" w:author="thuyhuynh" w:date="2024-01-05T13:16:00Z"/>
                  <w:noProof/>
                  <w:lang w:eastAsia="ko-KR"/>
                </w:rPr>
              </w:rPrChange>
            </w:rPr>
          </w:pPr>
          <w:ins w:id="669" w:author="TANBAO" w:date="2014-01-07T15:27:00Z">
            <w:del w:id="670" w:author="thuyhuynh" w:date="2024-01-05T13:16:00Z">
              <w:r w:rsidRPr="00F705A3" w:rsidDel="00203506">
                <w:rPr>
                  <w:rStyle w:val="Hyperlink"/>
                  <w:rFonts w:ascii="Poppins" w:hAnsi="Poppins"/>
                  <w:noProof/>
                  <w:sz w:val="20"/>
                  <w:szCs w:val="20"/>
                  <w:rPrChange w:id="671" w:author="thuyhuynh" w:date="2024-01-05T13:12:00Z">
                    <w:rPr>
                      <w:rStyle w:val="Hyperlink"/>
                      <w:noProof/>
                    </w:rPr>
                  </w:rPrChange>
                </w:rPr>
                <w:delText>1.2.</w:delText>
              </w:r>
              <w:r w:rsidRPr="00F705A3" w:rsidDel="00203506">
                <w:rPr>
                  <w:rFonts w:ascii="Poppins" w:hAnsi="Poppins"/>
                  <w:noProof/>
                  <w:sz w:val="20"/>
                  <w:szCs w:val="20"/>
                  <w:lang w:eastAsia="ko-KR"/>
                  <w:rPrChange w:id="672" w:author="thuyhuynh" w:date="2024-01-05T13:12:00Z">
                    <w:rPr>
                      <w:noProof/>
                      <w:lang w:eastAsia="ko-KR"/>
                    </w:rPr>
                  </w:rPrChange>
                </w:rPr>
                <w:tab/>
              </w:r>
              <w:r w:rsidRPr="00F705A3" w:rsidDel="00203506">
                <w:rPr>
                  <w:rStyle w:val="Hyperlink"/>
                  <w:rFonts w:ascii="Poppins" w:hAnsi="Poppins"/>
                  <w:noProof/>
                  <w:sz w:val="20"/>
                  <w:szCs w:val="20"/>
                  <w:rPrChange w:id="673" w:author="thuyhuynh" w:date="2024-01-05T13:12:00Z">
                    <w:rPr>
                      <w:rStyle w:val="Hyperlink"/>
                      <w:noProof/>
                    </w:rPr>
                  </w:rPrChange>
                </w:rPr>
                <w:delText>Intended Reader</w:delText>
              </w:r>
              <w:r w:rsidRPr="00F705A3" w:rsidDel="00203506">
                <w:rPr>
                  <w:rFonts w:ascii="Poppins" w:hAnsi="Poppins"/>
                  <w:noProof/>
                  <w:webHidden/>
                  <w:sz w:val="20"/>
                  <w:szCs w:val="20"/>
                  <w:rPrChange w:id="674" w:author="thuyhuynh" w:date="2024-01-05T13:12:00Z">
                    <w:rPr>
                      <w:noProof/>
                      <w:webHidden/>
                    </w:rPr>
                  </w:rPrChange>
                </w:rPr>
                <w:tab/>
              </w:r>
            </w:del>
          </w:ins>
        </w:p>
        <w:p w:rsidR="009905F4" w:rsidRPr="00F705A3" w:rsidDel="00203506" w:rsidRDefault="009905F4">
          <w:pPr>
            <w:pStyle w:val="TOC2"/>
            <w:rPr>
              <w:ins w:id="675" w:author="TANBAO" w:date="2014-01-07T15:27:00Z"/>
              <w:del w:id="676" w:author="thuyhuynh" w:date="2024-01-05T13:16:00Z"/>
              <w:rFonts w:ascii="Poppins" w:hAnsi="Poppins"/>
              <w:noProof/>
              <w:sz w:val="20"/>
              <w:szCs w:val="20"/>
              <w:lang w:eastAsia="ko-KR"/>
              <w:rPrChange w:id="677" w:author="thuyhuynh" w:date="2024-01-05T13:12:00Z">
                <w:rPr>
                  <w:ins w:id="678" w:author="TANBAO" w:date="2014-01-07T15:27:00Z"/>
                  <w:del w:id="679" w:author="thuyhuynh" w:date="2024-01-05T13:16:00Z"/>
                  <w:noProof/>
                  <w:lang w:eastAsia="ko-KR"/>
                </w:rPr>
              </w:rPrChange>
            </w:rPr>
          </w:pPr>
          <w:ins w:id="680" w:author="TANBAO" w:date="2014-01-07T15:27:00Z">
            <w:del w:id="681" w:author="thuyhuynh" w:date="2024-01-05T13:16:00Z">
              <w:r w:rsidRPr="00F705A3" w:rsidDel="00203506">
                <w:rPr>
                  <w:rStyle w:val="Hyperlink"/>
                  <w:rFonts w:ascii="Poppins" w:hAnsi="Poppins"/>
                  <w:noProof/>
                  <w:sz w:val="20"/>
                  <w:szCs w:val="20"/>
                  <w:rPrChange w:id="682" w:author="thuyhuynh" w:date="2024-01-05T13:12:00Z">
                    <w:rPr>
                      <w:rStyle w:val="Hyperlink"/>
                      <w:noProof/>
                    </w:rPr>
                  </w:rPrChange>
                </w:rPr>
                <w:delText>1.3.</w:delText>
              </w:r>
              <w:r w:rsidRPr="00F705A3" w:rsidDel="00203506">
                <w:rPr>
                  <w:rFonts w:ascii="Poppins" w:hAnsi="Poppins"/>
                  <w:noProof/>
                  <w:sz w:val="20"/>
                  <w:szCs w:val="20"/>
                  <w:lang w:eastAsia="ko-KR"/>
                  <w:rPrChange w:id="683" w:author="thuyhuynh" w:date="2024-01-05T13:12:00Z">
                    <w:rPr>
                      <w:noProof/>
                      <w:lang w:eastAsia="ko-KR"/>
                    </w:rPr>
                  </w:rPrChange>
                </w:rPr>
                <w:tab/>
              </w:r>
              <w:r w:rsidRPr="00F705A3" w:rsidDel="00203506">
                <w:rPr>
                  <w:rStyle w:val="Hyperlink"/>
                  <w:rFonts w:ascii="Poppins" w:hAnsi="Poppins"/>
                  <w:noProof/>
                  <w:sz w:val="20"/>
                  <w:szCs w:val="20"/>
                  <w:rPrChange w:id="684" w:author="thuyhuynh" w:date="2024-01-05T13:12:00Z">
                    <w:rPr>
                      <w:rStyle w:val="Hyperlink"/>
                      <w:noProof/>
                    </w:rPr>
                  </w:rPrChange>
                </w:rPr>
                <w:delText>Other Documentation</w:delText>
              </w:r>
              <w:r w:rsidRPr="00F705A3" w:rsidDel="00203506">
                <w:rPr>
                  <w:rFonts w:ascii="Poppins" w:hAnsi="Poppins"/>
                  <w:noProof/>
                  <w:webHidden/>
                  <w:sz w:val="20"/>
                  <w:szCs w:val="20"/>
                  <w:rPrChange w:id="685" w:author="thuyhuynh" w:date="2024-01-05T13:12:00Z">
                    <w:rPr>
                      <w:noProof/>
                      <w:webHidden/>
                    </w:rPr>
                  </w:rPrChange>
                </w:rPr>
                <w:tab/>
              </w:r>
            </w:del>
          </w:ins>
        </w:p>
        <w:p w:rsidR="009905F4" w:rsidRPr="00F705A3" w:rsidDel="00203506" w:rsidRDefault="009905F4">
          <w:pPr>
            <w:pStyle w:val="TOC2"/>
            <w:rPr>
              <w:ins w:id="686" w:author="TANBAO" w:date="2014-01-07T15:27:00Z"/>
              <w:del w:id="687" w:author="thuyhuynh" w:date="2024-01-05T13:16:00Z"/>
              <w:rFonts w:ascii="Poppins" w:hAnsi="Poppins"/>
              <w:noProof/>
              <w:sz w:val="20"/>
              <w:szCs w:val="20"/>
              <w:lang w:eastAsia="ko-KR"/>
              <w:rPrChange w:id="688" w:author="thuyhuynh" w:date="2024-01-05T13:12:00Z">
                <w:rPr>
                  <w:ins w:id="689" w:author="TANBAO" w:date="2014-01-07T15:27:00Z"/>
                  <w:del w:id="690" w:author="thuyhuynh" w:date="2024-01-05T13:16:00Z"/>
                  <w:noProof/>
                  <w:lang w:eastAsia="ko-KR"/>
                </w:rPr>
              </w:rPrChange>
            </w:rPr>
          </w:pPr>
          <w:ins w:id="691" w:author="TANBAO" w:date="2014-01-07T15:27:00Z">
            <w:del w:id="692" w:author="thuyhuynh" w:date="2024-01-05T13:16:00Z">
              <w:r w:rsidRPr="00F705A3" w:rsidDel="00203506">
                <w:rPr>
                  <w:rStyle w:val="Hyperlink"/>
                  <w:rFonts w:ascii="Poppins" w:hAnsi="Poppins"/>
                  <w:noProof/>
                  <w:sz w:val="20"/>
                  <w:szCs w:val="20"/>
                  <w:rPrChange w:id="693" w:author="thuyhuynh" w:date="2024-01-05T13:12:00Z">
                    <w:rPr>
                      <w:rStyle w:val="Hyperlink"/>
                      <w:noProof/>
                    </w:rPr>
                  </w:rPrChange>
                </w:rPr>
                <w:delText>1.4.</w:delText>
              </w:r>
              <w:r w:rsidRPr="00F705A3" w:rsidDel="00203506">
                <w:rPr>
                  <w:rFonts w:ascii="Poppins" w:hAnsi="Poppins"/>
                  <w:noProof/>
                  <w:sz w:val="20"/>
                  <w:szCs w:val="20"/>
                  <w:lang w:eastAsia="ko-KR"/>
                  <w:rPrChange w:id="694" w:author="thuyhuynh" w:date="2024-01-05T13:12:00Z">
                    <w:rPr>
                      <w:noProof/>
                      <w:lang w:eastAsia="ko-KR"/>
                    </w:rPr>
                  </w:rPrChange>
                </w:rPr>
                <w:tab/>
              </w:r>
              <w:r w:rsidRPr="00F705A3" w:rsidDel="00203506">
                <w:rPr>
                  <w:rStyle w:val="Hyperlink"/>
                  <w:rFonts w:ascii="Poppins" w:hAnsi="Poppins"/>
                  <w:noProof/>
                  <w:sz w:val="20"/>
                  <w:szCs w:val="20"/>
                  <w:rPrChange w:id="695" w:author="thuyhuynh" w:date="2024-01-05T13:12:00Z">
                    <w:rPr>
                      <w:rStyle w:val="Hyperlink"/>
                      <w:noProof/>
                    </w:rPr>
                  </w:rPrChange>
                </w:rPr>
                <w:delText>Contact Information</w:delText>
              </w:r>
              <w:r w:rsidRPr="00F705A3" w:rsidDel="00203506">
                <w:rPr>
                  <w:rFonts w:ascii="Poppins" w:hAnsi="Poppins"/>
                  <w:noProof/>
                  <w:webHidden/>
                  <w:sz w:val="20"/>
                  <w:szCs w:val="20"/>
                  <w:rPrChange w:id="696" w:author="thuyhuynh" w:date="2024-01-05T13:12:00Z">
                    <w:rPr>
                      <w:noProof/>
                      <w:webHidden/>
                    </w:rPr>
                  </w:rPrChange>
                </w:rPr>
                <w:tab/>
              </w:r>
            </w:del>
          </w:ins>
        </w:p>
        <w:p w:rsidR="009905F4" w:rsidRPr="00F705A3" w:rsidDel="00203506" w:rsidRDefault="009905F4">
          <w:pPr>
            <w:pStyle w:val="TOC1"/>
            <w:rPr>
              <w:ins w:id="697" w:author="TANBAO" w:date="2014-01-07T15:27:00Z"/>
              <w:del w:id="698" w:author="thuyhuynh" w:date="2024-01-05T13:16:00Z"/>
              <w:rFonts w:ascii="Poppins" w:hAnsi="Poppins"/>
              <w:noProof/>
              <w:sz w:val="20"/>
              <w:szCs w:val="20"/>
              <w:lang w:eastAsia="ko-KR"/>
              <w:rPrChange w:id="699" w:author="thuyhuynh" w:date="2024-01-05T13:12:00Z">
                <w:rPr>
                  <w:ins w:id="700" w:author="TANBAO" w:date="2014-01-07T15:27:00Z"/>
                  <w:del w:id="701" w:author="thuyhuynh" w:date="2024-01-05T13:16:00Z"/>
                  <w:noProof/>
                  <w:lang w:eastAsia="ko-KR"/>
                </w:rPr>
              </w:rPrChange>
            </w:rPr>
          </w:pPr>
          <w:ins w:id="702" w:author="TANBAO" w:date="2014-01-07T15:27:00Z">
            <w:del w:id="703" w:author="thuyhuynh" w:date="2024-01-05T13:16:00Z">
              <w:r w:rsidRPr="00F705A3" w:rsidDel="00203506">
                <w:rPr>
                  <w:rStyle w:val="Hyperlink"/>
                  <w:rFonts w:ascii="Poppins" w:hAnsi="Poppins"/>
                  <w:noProof/>
                  <w:sz w:val="20"/>
                  <w:szCs w:val="20"/>
                  <w:rPrChange w:id="704" w:author="thuyhuynh" w:date="2024-01-05T13:12:00Z">
                    <w:rPr>
                      <w:rStyle w:val="Hyperlink"/>
                      <w:noProof/>
                    </w:rPr>
                  </w:rPrChange>
                </w:rPr>
                <w:delText>2.</w:delText>
              </w:r>
              <w:r w:rsidRPr="00F705A3" w:rsidDel="00203506">
                <w:rPr>
                  <w:rFonts w:ascii="Poppins" w:hAnsi="Poppins"/>
                  <w:noProof/>
                  <w:sz w:val="20"/>
                  <w:szCs w:val="20"/>
                  <w:lang w:eastAsia="ko-KR"/>
                  <w:rPrChange w:id="705" w:author="thuyhuynh" w:date="2024-01-05T13:12:00Z">
                    <w:rPr>
                      <w:noProof/>
                      <w:lang w:eastAsia="ko-KR"/>
                    </w:rPr>
                  </w:rPrChange>
                </w:rPr>
                <w:tab/>
              </w:r>
              <w:r w:rsidRPr="00F705A3" w:rsidDel="00203506">
                <w:rPr>
                  <w:rStyle w:val="Hyperlink"/>
                  <w:rFonts w:ascii="Poppins" w:hAnsi="Poppins"/>
                  <w:noProof/>
                  <w:sz w:val="20"/>
                  <w:szCs w:val="20"/>
                  <w:rPrChange w:id="706" w:author="thuyhuynh" w:date="2024-01-05T13:12:00Z">
                    <w:rPr>
                      <w:rStyle w:val="Hyperlink"/>
                      <w:noProof/>
                    </w:rPr>
                  </w:rPrChange>
                </w:rPr>
                <w:delText>Introduction</w:delText>
              </w:r>
              <w:r w:rsidRPr="00F705A3" w:rsidDel="00203506">
                <w:rPr>
                  <w:rFonts w:ascii="Poppins" w:hAnsi="Poppins"/>
                  <w:noProof/>
                  <w:webHidden/>
                  <w:sz w:val="20"/>
                  <w:szCs w:val="20"/>
                  <w:rPrChange w:id="707" w:author="thuyhuynh" w:date="2024-01-05T13:12:00Z">
                    <w:rPr>
                      <w:noProof/>
                      <w:webHidden/>
                    </w:rPr>
                  </w:rPrChange>
                </w:rPr>
                <w:tab/>
              </w:r>
            </w:del>
          </w:ins>
        </w:p>
        <w:p w:rsidR="009905F4" w:rsidRPr="00F705A3" w:rsidDel="00203506" w:rsidRDefault="009905F4">
          <w:pPr>
            <w:pStyle w:val="TOC1"/>
            <w:rPr>
              <w:ins w:id="708" w:author="TANBAO" w:date="2014-01-07T15:27:00Z"/>
              <w:del w:id="709" w:author="thuyhuynh" w:date="2024-01-05T13:16:00Z"/>
              <w:rFonts w:ascii="Poppins" w:hAnsi="Poppins"/>
              <w:noProof/>
              <w:sz w:val="20"/>
              <w:szCs w:val="20"/>
              <w:lang w:eastAsia="ko-KR"/>
              <w:rPrChange w:id="710" w:author="thuyhuynh" w:date="2024-01-05T13:12:00Z">
                <w:rPr>
                  <w:ins w:id="711" w:author="TANBAO" w:date="2014-01-07T15:27:00Z"/>
                  <w:del w:id="712" w:author="thuyhuynh" w:date="2024-01-05T13:16:00Z"/>
                  <w:noProof/>
                  <w:lang w:eastAsia="ko-KR"/>
                </w:rPr>
              </w:rPrChange>
            </w:rPr>
          </w:pPr>
          <w:ins w:id="713" w:author="TANBAO" w:date="2014-01-07T15:27:00Z">
            <w:del w:id="714" w:author="thuyhuynh" w:date="2024-01-05T13:16:00Z">
              <w:r w:rsidRPr="00F705A3" w:rsidDel="00203506">
                <w:rPr>
                  <w:rStyle w:val="Hyperlink"/>
                  <w:rFonts w:ascii="Poppins" w:hAnsi="Poppins"/>
                  <w:noProof/>
                  <w:sz w:val="20"/>
                  <w:szCs w:val="20"/>
                  <w:rPrChange w:id="715" w:author="thuyhuynh" w:date="2024-01-05T13:12:00Z">
                    <w:rPr>
                      <w:rStyle w:val="Hyperlink"/>
                      <w:noProof/>
                    </w:rPr>
                  </w:rPrChange>
                </w:rPr>
                <w:delText>3.</w:delText>
              </w:r>
              <w:r w:rsidRPr="00F705A3" w:rsidDel="00203506">
                <w:rPr>
                  <w:rFonts w:ascii="Poppins" w:hAnsi="Poppins"/>
                  <w:noProof/>
                  <w:sz w:val="20"/>
                  <w:szCs w:val="20"/>
                  <w:lang w:eastAsia="ko-KR"/>
                  <w:rPrChange w:id="716" w:author="thuyhuynh" w:date="2024-01-05T13:12:00Z">
                    <w:rPr>
                      <w:noProof/>
                      <w:lang w:eastAsia="ko-KR"/>
                    </w:rPr>
                  </w:rPrChange>
                </w:rPr>
                <w:tab/>
              </w:r>
              <w:r w:rsidRPr="00F705A3" w:rsidDel="00203506">
                <w:rPr>
                  <w:rStyle w:val="Hyperlink"/>
                  <w:rFonts w:ascii="Poppins" w:hAnsi="Poppins"/>
                  <w:noProof/>
                  <w:sz w:val="20"/>
                  <w:szCs w:val="20"/>
                  <w:rPrChange w:id="717" w:author="thuyhuynh" w:date="2024-01-05T13:12:00Z">
                    <w:rPr>
                      <w:rStyle w:val="Hyperlink"/>
                      <w:noProof/>
                    </w:rPr>
                  </w:rPrChange>
                </w:rPr>
                <w:delText>Key Features</w:delText>
              </w:r>
              <w:r w:rsidRPr="00F705A3" w:rsidDel="00203506">
                <w:rPr>
                  <w:rFonts w:ascii="Poppins" w:hAnsi="Poppins"/>
                  <w:noProof/>
                  <w:webHidden/>
                  <w:sz w:val="20"/>
                  <w:szCs w:val="20"/>
                  <w:rPrChange w:id="718" w:author="thuyhuynh" w:date="2024-01-05T13:12:00Z">
                    <w:rPr>
                      <w:noProof/>
                      <w:webHidden/>
                    </w:rPr>
                  </w:rPrChange>
                </w:rPr>
                <w:tab/>
              </w:r>
            </w:del>
          </w:ins>
        </w:p>
        <w:p w:rsidR="009905F4" w:rsidRPr="00F705A3" w:rsidDel="00203506" w:rsidRDefault="009905F4">
          <w:pPr>
            <w:pStyle w:val="TOC1"/>
            <w:rPr>
              <w:ins w:id="719" w:author="TANBAO" w:date="2014-01-07T15:27:00Z"/>
              <w:del w:id="720" w:author="thuyhuynh" w:date="2024-01-05T13:16:00Z"/>
              <w:rFonts w:ascii="Poppins" w:hAnsi="Poppins"/>
              <w:noProof/>
              <w:sz w:val="20"/>
              <w:szCs w:val="20"/>
              <w:lang w:eastAsia="ko-KR"/>
              <w:rPrChange w:id="721" w:author="thuyhuynh" w:date="2024-01-05T13:12:00Z">
                <w:rPr>
                  <w:ins w:id="722" w:author="TANBAO" w:date="2014-01-07T15:27:00Z"/>
                  <w:del w:id="723" w:author="thuyhuynh" w:date="2024-01-05T13:16:00Z"/>
                  <w:noProof/>
                  <w:lang w:eastAsia="ko-KR"/>
                </w:rPr>
              </w:rPrChange>
            </w:rPr>
          </w:pPr>
          <w:ins w:id="724" w:author="TANBAO" w:date="2014-01-07T15:27:00Z">
            <w:del w:id="725" w:author="thuyhuynh" w:date="2024-01-05T13:16:00Z">
              <w:r w:rsidRPr="00F705A3" w:rsidDel="00203506">
                <w:rPr>
                  <w:rStyle w:val="Hyperlink"/>
                  <w:rFonts w:ascii="Poppins" w:hAnsi="Poppins"/>
                  <w:noProof/>
                  <w:sz w:val="20"/>
                  <w:szCs w:val="20"/>
                  <w:rPrChange w:id="726" w:author="thuyhuynh" w:date="2024-01-05T13:12:00Z">
                    <w:rPr>
                      <w:rStyle w:val="Hyperlink"/>
                      <w:noProof/>
                    </w:rPr>
                  </w:rPrChange>
                </w:rPr>
                <w:delText>4.</w:delText>
              </w:r>
              <w:r w:rsidRPr="00F705A3" w:rsidDel="00203506">
                <w:rPr>
                  <w:rFonts w:ascii="Poppins" w:hAnsi="Poppins"/>
                  <w:noProof/>
                  <w:sz w:val="20"/>
                  <w:szCs w:val="20"/>
                  <w:lang w:eastAsia="ko-KR"/>
                  <w:rPrChange w:id="727" w:author="thuyhuynh" w:date="2024-01-05T13:12:00Z">
                    <w:rPr>
                      <w:noProof/>
                      <w:lang w:eastAsia="ko-KR"/>
                    </w:rPr>
                  </w:rPrChange>
                </w:rPr>
                <w:tab/>
              </w:r>
              <w:r w:rsidRPr="00F705A3" w:rsidDel="00203506">
                <w:rPr>
                  <w:rStyle w:val="Hyperlink"/>
                  <w:rFonts w:ascii="Poppins" w:hAnsi="Poppins"/>
                  <w:noProof/>
                  <w:sz w:val="20"/>
                  <w:szCs w:val="20"/>
                  <w:rPrChange w:id="728" w:author="thuyhuynh" w:date="2024-01-05T13:12:00Z">
                    <w:rPr>
                      <w:rStyle w:val="Hyperlink"/>
                      <w:noProof/>
                    </w:rPr>
                  </w:rPrChange>
                </w:rPr>
                <w:delText>Warnings and Precautions</w:delText>
              </w:r>
              <w:r w:rsidRPr="00F705A3" w:rsidDel="00203506">
                <w:rPr>
                  <w:rFonts w:ascii="Poppins" w:hAnsi="Poppins"/>
                  <w:noProof/>
                  <w:webHidden/>
                  <w:sz w:val="20"/>
                  <w:szCs w:val="20"/>
                  <w:rPrChange w:id="729" w:author="thuyhuynh" w:date="2024-01-05T13:12:00Z">
                    <w:rPr>
                      <w:noProof/>
                      <w:webHidden/>
                    </w:rPr>
                  </w:rPrChange>
                </w:rPr>
                <w:tab/>
              </w:r>
            </w:del>
          </w:ins>
        </w:p>
        <w:p w:rsidR="009905F4" w:rsidRPr="00F705A3" w:rsidDel="00203506" w:rsidRDefault="009905F4">
          <w:pPr>
            <w:pStyle w:val="TOC1"/>
            <w:rPr>
              <w:ins w:id="730" w:author="TANBAO" w:date="2014-01-07T15:27:00Z"/>
              <w:del w:id="731" w:author="thuyhuynh" w:date="2024-01-05T13:16:00Z"/>
              <w:rFonts w:ascii="Poppins" w:hAnsi="Poppins"/>
              <w:noProof/>
              <w:sz w:val="20"/>
              <w:szCs w:val="20"/>
              <w:lang w:eastAsia="ko-KR"/>
              <w:rPrChange w:id="732" w:author="thuyhuynh" w:date="2024-01-05T13:12:00Z">
                <w:rPr>
                  <w:ins w:id="733" w:author="TANBAO" w:date="2014-01-07T15:27:00Z"/>
                  <w:del w:id="734" w:author="thuyhuynh" w:date="2024-01-05T13:16:00Z"/>
                  <w:noProof/>
                  <w:lang w:eastAsia="ko-KR"/>
                </w:rPr>
              </w:rPrChange>
            </w:rPr>
          </w:pPr>
          <w:ins w:id="735" w:author="TANBAO" w:date="2014-01-07T15:27:00Z">
            <w:del w:id="736" w:author="thuyhuynh" w:date="2024-01-05T13:16:00Z">
              <w:r w:rsidRPr="00F705A3" w:rsidDel="00203506">
                <w:rPr>
                  <w:rStyle w:val="Hyperlink"/>
                  <w:rFonts w:ascii="Poppins" w:hAnsi="Poppins"/>
                  <w:noProof/>
                  <w:sz w:val="20"/>
                  <w:szCs w:val="20"/>
                  <w:rPrChange w:id="737" w:author="thuyhuynh" w:date="2024-01-05T13:12:00Z">
                    <w:rPr>
                      <w:rStyle w:val="Hyperlink"/>
                      <w:noProof/>
                    </w:rPr>
                  </w:rPrChange>
                </w:rPr>
                <w:delText>5.</w:delText>
              </w:r>
              <w:r w:rsidRPr="00F705A3" w:rsidDel="00203506">
                <w:rPr>
                  <w:rFonts w:ascii="Poppins" w:hAnsi="Poppins"/>
                  <w:noProof/>
                  <w:sz w:val="20"/>
                  <w:szCs w:val="20"/>
                  <w:lang w:eastAsia="ko-KR"/>
                  <w:rPrChange w:id="738" w:author="thuyhuynh" w:date="2024-01-05T13:12:00Z">
                    <w:rPr>
                      <w:noProof/>
                      <w:lang w:eastAsia="ko-KR"/>
                    </w:rPr>
                  </w:rPrChange>
                </w:rPr>
                <w:tab/>
              </w:r>
              <w:r w:rsidRPr="00F705A3" w:rsidDel="00203506">
                <w:rPr>
                  <w:rStyle w:val="Hyperlink"/>
                  <w:rFonts w:ascii="Poppins" w:hAnsi="Poppins"/>
                  <w:noProof/>
                  <w:sz w:val="20"/>
                  <w:szCs w:val="20"/>
                  <w:rPrChange w:id="739" w:author="thuyhuynh" w:date="2024-01-05T13:12:00Z">
                    <w:rPr>
                      <w:rStyle w:val="Hyperlink"/>
                      <w:noProof/>
                    </w:rPr>
                  </w:rPrChange>
                </w:rPr>
                <w:delText>Product Inventory</w:delText>
              </w:r>
              <w:r w:rsidRPr="00F705A3" w:rsidDel="00203506">
                <w:rPr>
                  <w:rFonts w:ascii="Poppins" w:hAnsi="Poppins"/>
                  <w:noProof/>
                  <w:webHidden/>
                  <w:sz w:val="20"/>
                  <w:szCs w:val="20"/>
                  <w:rPrChange w:id="740" w:author="thuyhuynh" w:date="2024-01-05T13:12:00Z">
                    <w:rPr>
                      <w:noProof/>
                      <w:webHidden/>
                    </w:rPr>
                  </w:rPrChange>
                </w:rPr>
                <w:tab/>
              </w:r>
            </w:del>
          </w:ins>
        </w:p>
        <w:p w:rsidR="009905F4" w:rsidRPr="00F705A3" w:rsidDel="00203506" w:rsidRDefault="009905F4">
          <w:pPr>
            <w:pStyle w:val="TOC1"/>
            <w:rPr>
              <w:ins w:id="741" w:author="TANBAO" w:date="2014-01-07T15:27:00Z"/>
              <w:del w:id="742" w:author="thuyhuynh" w:date="2024-01-05T13:16:00Z"/>
              <w:rFonts w:ascii="Poppins" w:hAnsi="Poppins"/>
              <w:noProof/>
              <w:sz w:val="20"/>
              <w:szCs w:val="20"/>
              <w:lang w:eastAsia="ko-KR"/>
              <w:rPrChange w:id="743" w:author="thuyhuynh" w:date="2024-01-05T13:12:00Z">
                <w:rPr>
                  <w:ins w:id="744" w:author="TANBAO" w:date="2014-01-07T15:27:00Z"/>
                  <w:del w:id="745" w:author="thuyhuynh" w:date="2024-01-05T13:16:00Z"/>
                  <w:noProof/>
                  <w:lang w:eastAsia="ko-KR"/>
                </w:rPr>
              </w:rPrChange>
            </w:rPr>
          </w:pPr>
          <w:ins w:id="746" w:author="TANBAO" w:date="2014-01-07T15:27:00Z">
            <w:del w:id="747" w:author="thuyhuynh" w:date="2024-01-05T13:16:00Z">
              <w:r w:rsidRPr="00F705A3" w:rsidDel="00203506">
                <w:rPr>
                  <w:rStyle w:val="Hyperlink"/>
                  <w:rFonts w:ascii="Poppins" w:hAnsi="Poppins"/>
                  <w:noProof/>
                  <w:sz w:val="20"/>
                  <w:szCs w:val="20"/>
                  <w:rPrChange w:id="748" w:author="thuyhuynh" w:date="2024-01-05T13:12:00Z">
                    <w:rPr>
                      <w:rStyle w:val="Hyperlink"/>
                      <w:noProof/>
                    </w:rPr>
                  </w:rPrChange>
                </w:rPr>
                <w:delText>6.</w:delText>
              </w:r>
              <w:r w:rsidRPr="00F705A3" w:rsidDel="00203506">
                <w:rPr>
                  <w:rFonts w:ascii="Poppins" w:hAnsi="Poppins"/>
                  <w:noProof/>
                  <w:sz w:val="20"/>
                  <w:szCs w:val="20"/>
                  <w:lang w:eastAsia="ko-KR"/>
                  <w:rPrChange w:id="749" w:author="thuyhuynh" w:date="2024-01-05T13:12:00Z">
                    <w:rPr>
                      <w:noProof/>
                      <w:lang w:eastAsia="ko-KR"/>
                    </w:rPr>
                  </w:rPrChange>
                </w:rPr>
                <w:tab/>
              </w:r>
              <w:r w:rsidRPr="00F705A3" w:rsidDel="00203506">
                <w:rPr>
                  <w:rStyle w:val="Hyperlink"/>
                  <w:rFonts w:ascii="Poppins" w:hAnsi="Poppins"/>
                  <w:noProof/>
                  <w:sz w:val="20"/>
                  <w:szCs w:val="20"/>
                  <w:rPrChange w:id="750" w:author="thuyhuynh" w:date="2024-01-05T13:12:00Z">
                    <w:rPr>
                      <w:rStyle w:val="Hyperlink"/>
                      <w:noProof/>
                    </w:rPr>
                  </w:rPrChange>
                </w:rPr>
                <w:delText>Hardware Specifications</w:delText>
              </w:r>
              <w:r w:rsidRPr="00F705A3" w:rsidDel="00203506">
                <w:rPr>
                  <w:rFonts w:ascii="Poppins" w:hAnsi="Poppins"/>
                  <w:noProof/>
                  <w:webHidden/>
                  <w:sz w:val="20"/>
                  <w:szCs w:val="20"/>
                  <w:rPrChange w:id="751" w:author="thuyhuynh" w:date="2024-01-05T13:12:00Z">
                    <w:rPr>
                      <w:noProof/>
                      <w:webHidden/>
                    </w:rPr>
                  </w:rPrChange>
                </w:rPr>
                <w:tab/>
              </w:r>
            </w:del>
          </w:ins>
        </w:p>
        <w:p w:rsidR="009905F4" w:rsidRPr="00F705A3" w:rsidDel="00203506" w:rsidRDefault="009905F4">
          <w:pPr>
            <w:pStyle w:val="TOC1"/>
            <w:rPr>
              <w:ins w:id="752" w:author="TANBAO" w:date="2014-01-07T15:27:00Z"/>
              <w:del w:id="753" w:author="thuyhuynh" w:date="2024-01-05T13:16:00Z"/>
              <w:rFonts w:ascii="Poppins" w:hAnsi="Poppins"/>
              <w:noProof/>
              <w:sz w:val="20"/>
              <w:szCs w:val="20"/>
              <w:lang w:eastAsia="ko-KR"/>
              <w:rPrChange w:id="754" w:author="thuyhuynh" w:date="2024-01-05T13:12:00Z">
                <w:rPr>
                  <w:ins w:id="755" w:author="TANBAO" w:date="2014-01-07T15:27:00Z"/>
                  <w:del w:id="756" w:author="thuyhuynh" w:date="2024-01-05T13:16:00Z"/>
                  <w:noProof/>
                  <w:lang w:eastAsia="ko-KR"/>
                </w:rPr>
              </w:rPrChange>
            </w:rPr>
          </w:pPr>
          <w:ins w:id="757" w:author="TANBAO" w:date="2014-01-07T15:27:00Z">
            <w:del w:id="758" w:author="thuyhuynh" w:date="2024-01-05T13:16:00Z">
              <w:r w:rsidRPr="00F705A3" w:rsidDel="00203506">
                <w:rPr>
                  <w:rStyle w:val="Hyperlink"/>
                  <w:rFonts w:ascii="Poppins" w:hAnsi="Poppins"/>
                  <w:noProof/>
                  <w:sz w:val="20"/>
                  <w:szCs w:val="20"/>
                  <w:rPrChange w:id="759" w:author="thuyhuynh" w:date="2024-01-05T13:12:00Z">
                    <w:rPr>
                      <w:rStyle w:val="Hyperlink"/>
                      <w:noProof/>
                    </w:rPr>
                  </w:rPrChange>
                </w:rPr>
                <w:delText>7.</w:delText>
              </w:r>
              <w:r w:rsidRPr="00F705A3" w:rsidDel="00203506">
                <w:rPr>
                  <w:rFonts w:ascii="Poppins" w:hAnsi="Poppins"/>
                  <w:noProof/>
                  <w:sz w:val="20"/>
                  <w:szCs w:val="20"/>
                  <w:lang w:eastAsia="ko-KR"/>
                  <w:rPrChange w:id="760" w:author="thuyhuynh" w:date="2024-01-05T13:12:00Z">
                    <w:rPr>
                      <w:noProof/>
                      <w:lang w:eastAsia="ko-KR"/>
                    </w:rPr>
                  </w:rPrChange>
                </w:rPr>
                <w:tab/>
              </w:r>
              <w:r w:rsidRPr="00F705A3" w:rsidDel="00203506">
                <w:rPr>
                  <w:rStyle w:val="Hyperlink"/>
                  <w:rFonts w:ascii="Poppins" w:hAnsi="Poppins"/>
                  <w:noProof/>
                  <w:sz w:val="20"/>
                  <w:szCs w:val="20"/>
                  <w:rPrChange w:id="761" w:author="thuyhuynh" w:date="2024-01-05T13:12:00Z">
                    <w:rPr>
                      <w:rStyle w:val="Hyperlink"/>
                      <w:noProof/>
                    </w:rPr>
                  </w:rPrChange>
                </w:rPr>
                <w:delText>Capture Volume</w:delText>
              </w:r>
              <w:r w:rsidRPr="00F705A3" w:rsidDel="00203506">
                <w:rPr>
                  <w:rFonts w:ascii="Poppins" w:hAnsi="Poppins"/>
                  <w:noProof/>
                  <w:webHidden/>
                  <w:sz w:val="20"/>
                  <w:szCs w:val="20"/>
                  <w:rPrChange w:id="762" w:author="thuyhuynh" w:date="2024-01-05T13:12:00Z">
                    <w:rPr>
                      <w:noProof/>
                      <w:webHidden/>
                    </w:rPr>
                  </w:rPrChange>
                </w:rPr>
                <w:tab/>
              </w:r>
            </w:del>
          </w:ins>
          <w:ins w:id="763" w:author="jycho" w:date="2014-12-05T11:19:00Z">
            <w:del w:id="764" w:author="thuyhuynh" w:date="2024-01-05T13:16:00Z">
              <w:r w:rsidR="00161EE0" w:rsidRPr="00F705A3" w:rsidDel="00203506">
                <w:rPr>
                  <w:rFonts w:ascii="Poppins" w:hAnsi="Poppins"/>
                  <w:noProof/>
                  <w:webHidden/>
                  <w:sz w:val="20"/>
                  <w:szCs w:val="20"/>
                  <w:rPrChange w:id="765" w:author="thuyhuynh" w:date="2024-01-05T13:12:00Z">
                    <w:rPr>
                      <w:noProof/>
                      <w:webHidden/>
                    </w:rPr>
                  </w:rPrChange>
                </w:rPr>
                <w:delText>9</w:delText>
              </w:r>
            </w:del>
          </w:ins>
          <w:ins w:id="766" w:author="TANBAO" w:date="2014-01-07T15:28:00Z">
            <w:del w:id="767" w:author="thuyhuynh" w:date="2024-01-05T13:16:00Z">
              <w:r w:rsidR="00EE46E9" w:rsidRPr="00F705A3" w:rsidDel="00203506">
                <w:rPr>
                  <w:rFonts w:ascii="Poppins" w:hAnsi="Poppins"/>
                  <w:noProof/>
                  <w:webHidden/>
                  <w:sz w:val="20"/>
                  <w:szCs w:val="20"/>
                  <w:rPrChange w:id="768" w:author="thuyhuynh" w:date="2024-01-05T13:12:00Z">
                    <w:rPr>
                      <w:noProof/>
                      <w:webHidden/>
                    </w:rPr>
                  </w:rPrChange>
                </w:rPr>
                <w:delText>8</w:delText>
              </w:r>
            </w:del>
          </w:ins>
        </w:p>
        <w:p w:rsidR="009905F4" w:rsidRPr="00F705A3" w:rsidDel="00203506" w:rsidRDefault="009905F4">
          <w:pPr>
            <w:pStyle w:val="TOC1"/>
            <w:rPr>
              <w:ins w:id="769" w:author="TANBAO" w:date="2014-01-07T15:27:00Z"/>
              <w:del w:id="770" w:author="thuyhuynh" w:date="2024-01-05T13:16:00Z"/>
              <w:rFonts w:ascii="Poppins" w:hAnsi="Poppins"/>
              <w:noProof/>
              <w:sz w:val="20"/>
              <w:szCs w:val="20"/>
              <w:lang w:eastAsia="ko-KR"/>
              <w:rPrChange w:id="771" w:author="thuyhuynh" w:date="2024-01-05T13:12:00Z">
                <w:rPr>
                  <w:ins w:id="772" w:author="TANBAO" w:date="2014-01-07T15:27:00Z"/>
                  <w:del w:id="773" w:author="thuyhuynh" w:date="2024-01-05T13:16:00Z"/>
                  <w:noProof/>
                  <w:lang w:eastAsia="ko-KR"/>
                </w:rPr>
              </w:rPrChange>
            </w:rPr>
          </w:pPr>
          <w:ins w:id="774" w:author="TANBAO" w:date="2014-01-07T15:27:00Z">
            <w:del w:id="775" w:author="thuyhuynh" w:date="2024-01-05T13:16:00Z">
              <w:r w:rsidRPr="00F705A3" w:rsidDel="00203506">
                <w:rPr>
                  <w:rStyle w:val="Hyperlink"/>
                  <w:rFonts w:ascii="Poppins" w:hAnsi="Poppins"/>
                  <w:noProof/>
                  <w:sz w:val="20"/>
                  <w:szCs w:val="20"/>
                  <w:rPrChange w:id="776" w:author="thuyhuynh" w:date="2024-01-05T13:12:00Z">
                    <w:rPr>
                      <w:rStyle w:val="Hyperlink"/>
                      <w:noProof/>
                    </w:rPr>
                  </w:rPrChange>
                </w:rPr>
                <w:delText>8.</w:delText>
              </w:r>
              <w:r w:rsidRPr="00F705A3" w:rsidDel="00203506">
                <w:rPr>
                  <w:rFonts w:ascii="Poppins" w:hAnsi="Poppins"/>
                  <w:noProof/>
                  <w:sz w:val="20"/>
                  <w:szCs w:val="20"/>
                  <w:lang w:eastAsia="ko-KR"/>
                  <w:rPrChange w:id="777" w:author="thuyhuynh" w:date="2024-01-05T13:12:00Z">
                    <w:rPr>
                      <w:noProof/>
                      <w:lang w:eastAsia="ko-KR"/>
                    </w:rPr>
                  </w:rPrChange>
                </w:rPr>
                <w:tab/>
              </w:r>
              <w:r w:rsidRPr="00F705A3" w:rsidDel="00203506">
                <w:rPr>
                  <w:rStyle w:val="Hyperlink"/>
                  <w:rFonts w:ascii="Poppins" w:hAnsi="Poppins"/>
                  <w:noProof/>
                  <w:sz w:val="20"/>
                  <w:szCs w:val="20"/>
                  <w:rPrChange w:id="778" w:author="thuyhuynh" w:date="2024-01-05T13:12:00Z">
                    <w:rPr>
                      <w:rStyle w:val="Hyperlink"/>
                      <w:noProof/>
                    </w:rPr>
                  </w:rPrChange>
                </w:rPr>
                <w:delText>Conditions for Using USB</w:delText>
              </w:r>
              <w:r w:rsidRPr="00F705A3" w:rsidDel="00203506">
                <w:rPr>
                  <w:rFonts w:ascii="Poppins" w:hAnsi="Poppins"/>
                  <w:noProof/>
                  <w:webHidden/>
                  <w:sz w:val="20"/>
                  <w:szCs w:val="20"/>
                  <w:rPrChange w:id="779" w:author="thuyhuynh" w:date="2024-01-05T13:12:00Z">
                    <w:rPr>
                      <w:noProof/>
                      <w:webHidden/>
                    </w:rPr>
                  </w:rPrChange>
                </w:rPr>
                <w:tab/>
              </w:r>
            </w:del>
          </w:ins>
          <w:ins w:id="780" w:author="jycho" w:date="2014-12-05T11:19:00Z">
            <w:del w:id="781" w:author="thuyhuynh" w:date="2024-01-05T13:16:00Z">
              <w:r w:rsidR="00161EE0" w:rsidRPr="00F705A3" w:rsidDel="00203506">
                <w:rPr>
                  <w:rFonts w:ascii="Poppins" w:hAnsi="Poppins"/>
                  <w:noProof/>
                  <w:webHidden/>
                  <w:sz w:val="20"/>
                  <w:szCs w:val="20"/>
                  <w:rPrChange w:id="782" w:author="thuyhuynh" w:date="2024-01-05T13:12:00Z">
                    <w:rPr>
                      <w:noProof/>
                      <w:webHidden/>
                    </w:rPr>
                  </w:rPrChange>
                </w:rPr>
                <w:delText>10</w:delText>
              </w:r>
            </w:del>
          </w:ins>
          <w:ins w:id="783" w:author="TANBAO" w:date="2014-01-07T15:28:00Z">
            <w:del w:id="784" w:author="thuyhuynh" w:date="2024-01-05T13:16:00Z">
              <w:r w:rsidR="00EE46E9" w:rsidRPr="00F705A3" w:rsidDel="00203506">
                <w:rPr>
                  <w:rFonts w:ascii="Poppins" w:hAnsi="Poppins"/>
                  <w:noProof/>
                  <w:webHidden/>
                  <w:sz w:val="20"/>
                  <w:szCs w:val="20"/>
                  <w:rPrChange w:id="785" w:author="thuyhuynh" w:date="2024-01-05T13:12:00Z">
                    <w:rPr>
                      <w:noProof/>
                      <w:webHidden/>
                    </w:rPr>
                  </w:rPrChange>
                </w:rPr>
                <w:delText>9</w:delText>
              </w:r>
            </w:del>
          </w:ins>
        </w:p>
        <w:p w:rsidR="009905F4" w:rsidRPr="00F705A3" w:rsidDel="00203506" w:rsidRDefault="009905F4">
          <w:pPr>
            <w:pStyle w:val="TOC1"/>
            <w:rPr>
              <w:ins w:id="786" w:author="TANBAO" w:date="2014-01-07T15:27:00Z"/>
              <w:del w:id="787" w:author="thuyhuynh" w:date="2024-01-05T13:16:00Z"/>
              <w:rFonts w:ascii="Poppins" w:hAnsi="Poppins"/>
              <w:noProof/>
              <w:sz w:val="20"/>
              <w:szCs w:val="20"/>
              <w:lang w:eastAsia="ko-KR"/>
              <w:rPrChange w:id="788" w:author="thuyhuynh" w:date="2024-01-05T13:12:00Z">
                <w:rPr>
                  <w:ins w:id="789" w:author="TANBAO" w:date="2014-01-07T15:27:00Z"/>
                  <w:del w:id="790" w:author="thuyhuynh" w:date="2024-01-05T13:16:00Z"/>
                  <w:noProof/>
                  <w:lang w:eastAsia="ko-KR"/>
                </w:rPr>
              </w:rPrChange>
            </w:rPr>
          </w:pPr>
          <w:ins w:id="791" w:author="TANBAO" w:date="2014-01-07T15:27:00Z">
            <w:del w:id="792" w:author="thuyhuynh" w:date="2024-01-05T13:16:00Z">
              <w:r w:rsidRPr="00F705A3" w:rsidDel="00203506">
                <w:rPr>
                  <w:rStyle w:val="Hyperlink"/>
                  <w:rFonts w:ascii="Poppins" w:hAnsi="Poppins"/>
                  <w:noProof/>
                  <w:sz w:val="20"/>
                  <w:szCs w:val="20"/>
                  <w:rPrChange w:id="793" w:author="thuyhuynh" w:date="2024-01-05T13:12:00Z">
                    <w:rPr>
                      <w:rStyle w:val="Hyperlink"/>
                      <w:noProof/>
                    </w:rPr>
                  </w:rPrChange>
                </w:rPr>
                <w:delText>9.</w:delText>
              </w:r>
              <w:r w:rsidRPr="00F705A3" w:rsidDel="00203506">
                <w:rPr>
                  <w:rFonts w:ascii="Poppins" w:hAnsi="Poppins"/>
                  <w:noProof/>
                  <w:sz w:val="20"/>
                  <w:szCs w:val="20"/>
                  <w:lang w:eastAsia="ko-KR"/>
                  <w:rPrChange w:id="794" w:author="thuyhuynh" w:date="2024-01-05T13:12:00Z">
                    <w:rPr>
                      <w:noProof/>
                      <w:lang w:eastAsia="ko-KR"/>
                    </w:rPr>
                  </w:rPrChange>
                </w:rPr>
                <w:tab/>
              </w:r>
              <w:r w:rsidRPr="00F705A3" w:rsidDel="00203506">
                <w:rPr>
                  <w:rStyle w:val="Hyperlink"/>
                  <w:rFonts w:ascii="Poppins" w:hAnsi="Poppins"/>
                  <w:noProof/>
                  <w:sz w:val="20"/>
                  <w:szCs w:val="20"/>
                  <w:rPrChange w:id="795" w:author="thuyhuynh" w:date="2024-01-05T13:12:00Z">
                    <w:rPr>
                      <w:rStyle w:val="Hyperlink"/>
                      <w:noProof/>
                    </w:rPr>
                  </w:rPrChange>
                </w:rPr>
                <w:delText>Legal Notice</w:delText>
              </w:r>
              <w:r w:rsidRPr="00F705A3" w:rsidDel="00203506">
                <w:rPr>
                  <w:rFonts w:ascii="Poppins" w:hAnsi="Poppins"/>
                  <w:noProof/>
                  <w:webHidden/>
                  <w:sz w:val="20"/>
                  <w:szCs w:val="20"/>
                  <w:rPrChange w:id="796" w:author="thuyhuynh" w:date="2024-01-05T13:12:00Z">
                    <w:rPr>
                      <w:noProof/>
                      <w:webHidden/>
                    </w:rPr>
                  </w:rPrChange>
                </w:rPr>
                <w:tab/>
              </w:r>
            </w:del>
          </w:ins>
          <w:ins w:id="797" w:author="jycho" w:date="2014-12-05T11:19:00Z">
            <w:del w:id="798" w:author="thuyhuynh" w:date="2024-01-05T13:16:00Z">
              <w:r w:rsidR="00161EE0" w:rsidRPr="00F705A3" w:rsidDel="00203506">
                <w:rPr>
                  <w:rFonts w:ascii="Poppins" w:hAnsi="Poppins"/>
                  <w:noProof/>
                  <w:webHidden/>
                  <w:sz w:val="20"/>
                  <w:szCs w:val="20"/>
                  <w:rPrChange w:id="799" w:author="thuyhuynh" w:date="2024-01-05T13:12:00Z">
                    <w:rPr>
                      <w:noProof/>
                      <w:webHidden/>
                    </w:rPr>
                  </w:rPrChange>
                </w:rPr>
                <w:delText>12</w:delText>
              </w:r>
            </w:del>
          </w:ins>
          <w:ins w:id="800" w:author="TANBAO" w:date="2014-01-07T15:28:00Z">
            <w:del w:id="801" w:author="thuyhuynh" w:date="2024-01-05T13:16:00Z">
              <w:r w:rsidR="00EE46E9" w:rsidRPr="00F705A3" w:rsidDel="00203506">
                <w:rPr>
                  <w:rFonts w:ascii="Poppins" w:hAnsi="Poppins"/>
                  <w:noProof/>
                  <w:webHidden/>
                  <w:sz w:val="20"/>
                  <w:szCs w:val="20"/>
                  <w:rPrChange w:id="802" w:author="thuyhuynh" w:date="2024-01-05T13:12:00Z">
                    <w:rPr>
                      <w:noProof/>
                      <w:webHidden/>
                    </w:rPr>
                  </w:rPrChange>
                </w:rPr>
                <w:delText>11</w:delText>
              </w:r>
            </w:del>
          </w:ins>
        </w:p>
        <w:p w:rsidR="009905F4" w:rsidRPr="00F705A3" w:rsidDel="00203506" w:rsidRDefault="009905F4">
          <w:pPr>
            <w:pStyle w:val="TOC2"/>
            <w:rPr>
              <w:ins w:id="803" w:author="TANBAO" w:date="2014-01-07T15:27:00Z"/>
              <w:del w:id="804" w:author="thuyhuynh" w:date="2024-01-05T13:16:00Z"/>
              <w:rFonts w:ascii="Poppins" w:hAnsi="Poppins"/>
              <w:noProof/>
              <w:sz w:val="20"/>
              <w:szCs w:val="20"/>
              <w:lang w:eastAsia="ko-KR"/>
              <w:rPrChange w:id="805" w:author="thuyhuynh" w:date="2024-01-05T13:12:00Z">
                <w:rPr>
                  <w:ins w:id="806" w:author="TANBAO" w:date="2014-01-07T15:27:00Z"/>
                  <w:del w:id="807" w:author="thuyhuynh" w:date="2024-01-05T13:16:00Z"/>
                  <w:noProof/>
                  <w:lang w:eastAsia="ko-KR"/>
                </w:rPr>
              </w:rPrChange>
            </w:rPr>
          </w:pPr>
          <w:ins w:id="808" w:author="TANBAO" w:date="2014-01-07T15:27:00Z">
            <w:del w:id="809" w:author="thuyhuynh" w:date="2024-01-05T13:16:00Z">
              <w:r w:rsidRPr="00F705A3" w:rsidDel="00203506">
                <w:rPr>
                  <w:rStyle w:val="Hyperlink"/>
                  <w:rFonts w:ascii="Poppins" w:hAnsi="Poppins"/>
                  <w:noProof/>
                  <w:sz w:val="20"/>
                  <w:szCs w:val="20"/>
                  <w:rPrChange w:id="810" w:author="thuyhuynh" w:date="2024-01-05T13:12:00Z">
                    <w:rPr>
                      <w:rStyle w:val="Hyperlink"/>
                      <w:noProof/>
                    </w:rPr>
                  </w:rPrChange>
                </w:rPr>
                <w:delText>9.1.</w:delText>
              </w:r>
              <w:r w:rsidRPr="00F705A3" w:rsidDel="00203506">
                <w:rPr>
                  <w:rFonts w:ascii="Poppins" w:hAnsi="Poppins"/>
                  <w:noProof/>
                  <w:sz w:val="20"/>
                  <w:szCs w:val="20"/>
                  <w:lang w:eastAsia="ko-KR"/>
                  <w:rPrChange w:id="811" w:author="thuyhuynh" w:date="2024-01-05T13:12:00Z">
                    <w:rPr>
                      <w:noProof/>
                      <w:lang w:eastAsia="ko-KR"/>
                    </w:rPr>
                  </w:rPrChange>
                </w:rPr>
                <w:tab/>
              </w:r>
              <w:r w:rsidRPr="00F705A3" w:rsidDel="00203506">
                <w:rPr>
                  <w:rStyle w:val="Hyperlink"/>
                  <w:rFonts w:ascii="Poppins" w:hAnsi="Poppins"/>
                  <w:noProof/>
                  <w:sz w:val="20"/>
                  <w:szCs w:val="20"/>
                  <w:rPrChange w:id="812" w:author="thuyhuynh" w:date="2024-01-05T13:12:00Z">
                    <w:rPr>
                      <w:rStyle w:val="Hyperlink"/>
                      <w:noProof/>
                    </w:rPr>
                  </w:rPrChange>
                </w:rPr>
                <w:delText>Warranty Terms</w:delText>
              </w:r>
              <w:r w:rsidRPr="00F705A3" w:rsidDel="00203506">
                <w:rPr>
                  <w:rFonts w:ascii="Poppins" w:hAnsi="Poppins"/>
                  <w:noProof/>
                  <w:webHidden/>
                  <w:sz w:val="20"/>
                  <w:szCs w:val="20"/>
                  <w:rPrChange w:id="813" w:author="thuyhuynh" w:date="2024-01-05T13:12:00Z">
                    <w:rPr>
                      <w:noProof/>
                      <w:webHidden/>
                    </w:rPr>
                  </w:rPrChange>
                </w:rPr>
                <w:tab/>
              </w:r>
            </w:del>
          </w:ins>
          <w:ins w:id="814" w:author="jycho" w:date="2014-12-05T11:19:00Z">
            <w:del w:id="815" w:author="thuyhuynh" w:date="2024-01-05T13:16:00Z">
              <w:r w:rsidR="00161EE0" w:rsidRPr="00F705A3" w:rsidDel="00203506">
                <w:rPr>
                  <w:rFonts w:ascii="Poppins" w:hAnsi="Poppins"/>
                  <w:noProof/>
                  <w:webHidden/>
                  <w:sz w:val="20"/>
                  <w:szCs w:val="20"/>
                  <w:rPrChange w:id="816" w:author="thuyhuynh" w:date="2024-01-05T13:12:00Z">
                    <w:rPr>
                      <w:noProof/>
                      <w:webHidden/>
                    </w:rPr>
                  </w:rPrChange>
                </w:rPr>
                <w:delText>12</w:delText>
              </w:r>
            </w:del>
          </w:ins>
          <w:ins w:id="817" w:author="TANBAO" w:date="2014-01-07T15:28:00Z">
            <w:del w:id="818" w:author="thuyhuynh" w:date="2024-01-05T13:16:00Z">
              <w:r w:rsidR="00EE46E9" w:rsidRPr="00F705A3" w:rsidDel="00203506">
                <w:rPr>
                  <w:rFonts w:ascii="Poppins" w:hAnsi="Poppins"/>
                  <w:noProof/>
                  <w:webHidden/>
                  <w:sz w:val="20"/>
                  <w:szCs w:val="20"/>
                  <w:rPrChange w:id="819" w:author="thuyhuynh" w:date="2024-01-05T13:12:00Z">
                    <w:rPr>
                      <w:noProof/>
                      <w:webHidden/>
                    </w:rPr>
                  </w:rPrChange>
                </w:rPr>
                <w:delText>11</w:delText>
              </w:r>
            </w:del>
          </w:ins>
        </w:p>
        <w:p w:rsidR="00C70440" w:rsidRPr="00F705A3" w:rsidDel="00203506" w:rsidRDefault="00CF0C52">
          <w:pPr>
            <w:pStyle w:val="TOC1"/>
            <w:rPr>
              <w:del w:id="820" w:author="thuyhuynh" w:date="2024-01-05T13:16:00Z"/>
              <w:rFonts w:ascii="Poppins" w:hAnsi="Poppins"/>
              <w:noProof/>
              <w:sz w:val="20"/>
              <w:szCs w:val="20"/>
              <w:lang w:eastAsia="ko-KR"/>
              <w:rPrChange w:id="821" w:author="thuyhuynh" w:date="2024-01-05T13:12:00Z">
                <w:rPr>
                  <w:del w:id="822" w:author="thuyhuynh" w:date="2024-01-05T13:16:00Z"/>
                  <w:noProof/>
                  <w:lang w:eastAsia="ko-KR"/>
                </w:rPr>
              </w:rPrChange>
            </w:rPr>
          </w:pPr>
          <w:ins w:id="823" w:author="YCYOUN" w:date="2014-01-06T17:09:00Z">
            <w:del w:id="824" w:author="thuyhuynh" w:date="2024-01-05T13:16:00Z">
              <w:r w:rsidRPr="00F705A3" w:rsidDel="00203506">
                <w:rPr>
                  <w:rFonts w:ascii="Poppins" w:hAnsi="Poppins"/>
                  <w:noProof/>
                  <w:webHidden/>
                  <w:sz w:val="20"/>
                  <w:szCs w:val="20"/>
                  <w:rPrChange w:id="825" w:author="thuyhuynh" w:date="2024-01-05T13:12:00Z">
                    <w:rPr>
                      <w:noProof/>
                      <w:webHidden/>
                    </w:rPr>
                  </w:rPrChange>
                </w:rPr>
                <w:delText>3333344567891111</w:delText>
              </w:r>
            </w:del>
          </w:ins>
          <w:del w:id="826" w:author="thuyhuynh" w:date="2024-01-05T13:16:00Z">
            <w:r w:rsidR="00ED0512" w:rsidRPr="00F705A3" w:rsidDel="00203506">
              <w:rPr>
                <w:rFonts w:ascii="Poppins" w:hAnsi="Poppins"/>
                <w:sz w:val="20"/>
                <w:szCs w:val="20"/>
                <w:rPrChange w:id="827" w:author="thuyhuynh" w:date="2024-01-05T13:12:00Z">
                  <w:rPr>
                    <w:rStyle w:val="Hyperlink"/>
                    <w:noProof/>
                  </w:rPr>
                </w:rPrChange>
              </w:rPr>
              <w:delText>1.</w:delText>
            </w:r>
            <w:r w:rsidR="00C70440" w:rsidRPr="00F705A3" w:rsidDel="00203506">
              <w:rPr>
                <w:rFonts w:ascii="Poppins" w:hAnsi="Poppins"/>
                <w:noProof/>
                <w:sz w:val="20"/>
                <w:szCs w:val="20"/>
                <w:lang w:eastAsia="ko-KR"/>
                <w:rPrChange w:id="828" w:author="thuyhuynh" w:date="2024-01-05T13:12:00Z">
                  <w:rPr>
                    <w:noProof/>
                    <w:lang w:eastAsia="ko-KR"/>
                  </w:rPr>
                </w:rPrChange>
              </w:rPr>
              <w:tab/>
            </w:r>
            <w:r w:rsidR="00ED0512" w:rsidRPr="00F705A3" w:rsidDel="00203506">
              <w:rPr>
                <w:rFonts w:ascii="Poppins" w:hAnsi="Poppins"/>
                <w:sz w:val="20"/>
                <w:szCs w:val="20"/>
                <w:rPrChange w:id="829" w:author="thuyhuynh" w:date="2024-01-05T13:12:00Z">
                  <w:rPr>
                    <w:rStyle w:val="Hyperlink"/>
                    <w:noProof/>
                  </w:rPr>
                </w:rPrChange>
              </w:rPr>
              <w:delText>Preface</w:delText>
            </w:r>
            <w:r w:rsidR="00C70440" w:rsidRPr="00F705A3" w:rsidDel="00203506">
              <w:rPr>
                <w:rFonts w:ascii="Poppins" w:hAnsi="Poppins"/>
                <w:noProof/>
                <w:webHidden/>
                <w:sz w:val="20"/>
                <w:szCs w:val="20"/>
                <w:rPrChange w:id="830" w:author="thuyhuynh" w:date="2024-01-05T13:12:00Z">
                  <w:rPr>
                    <w:noProof/>
                    <w:webHidden/>
                  </w:rPr>
                </w:rPrChange>
              </w:rPr>
              <w:tab/>
            </w:r>
            <w:r w:rsidR="00EA636D" w:rsidRPr="00F705A3" w:rsidDel="00203506">
              <w:rPr>
                <w:rFonts w:ascii="Poppins" w:hAnsi="Poppins"/>
                <w:noProof/>
                <w:webHidden/>
                <w:sz w:val="20"/>
                <w:szCs w:val="20"/>
                <w:rPrChange w:id="831" w:author="thuyhuynh" w:date="2024-01-05T13:12:00Z">
                  <w:rPr>
                    <w:noProof/>
                    <w:webHidden/>
                  </w:rPr>
                </w:rPrChange>
              </w:rPr>
              <w:delText>3</w:delText>
            </w:r>
          </w:del>
        </w:p>
        <w:p w:rsidR="00C70440" w:rsidRPr="00F705A3" w:rsidDel="00203506" w:rsidRDefault="00ED0512">
          <w:pPr>
            <w:pStyle w:val="TOC2"/>
            <w:rPr>
              <w:del w:id="832" w:author="thuyhuynh" w:date="2024-01-05T13:16:00Z"/>
              <w:rFonts w:ascii="Poppins" w:hAnsi="Poppins"/>
              <w:noProof/>
              <w:sz w:val="20"/>
              <w:szCs w:val="20"/>
              <w:lang w:eastAsia="ko-KR"/>
              <w:rPrChange w:id="833" w:author="thuyhuynh" w:date="2024-01-05T13:12:00Z">
                <w:rPr>
                  <w:del w:id="834" w:author="thuyhuynh" w:date="2024-01-05T13:16:00Z"/>
                  <w:noProof/>
                  <w:lang w:eastAsia="ko-KR"/>
                </w:rPr>
              </w:rPrChange>
            </w:rPr>
          </w:pPr>
          <w:del w:id="835" w:author="thuyhuynh" w:date="2024-01-05T13:16:00Z">
            <w:r w:rsidRPr="00F705A3" w:rsidDel="00203506">
              <w:rPr>
                <w:rFonts w:ascii="Poppins" w:hAnsi="Poppins"/>
                <w:sz w:val="20"/>
                <w:szCs w:val="20"/>
                <w:rPrChange w:id="836" w:author="thuyhuynh" w:date="2024-01-05T13:12:00Z">
                  <w:rPr>
                    <w:rStyle w:val="Hyperlink"/>
                    <w:noProof/>
                  </w:rPr>
                </w:rPrChange>
              </w:rPr>
              <w:delText>1.1.</w:delText>
            </w:r>
            <w:r w:rsidR="00C70440" w:rsidRPr="00F705A3" w:rsidDel="00203506">
              <w:rPr>
                <w:rFonts w:ascii="Poppins" w:hAnsi="Poppins"/>
                <w:noProof/>
                <w:sz w:val="20"/>
                <w:szCs w:val="20"/>
                <w:lang w:eastAsia="ko-KR"/>
                <w:rPrChange w:id="837" w:author="thuyhuynh" w:date="2024-01-05T13:12:00Z">
                  <w:rPr>
                    <w:noProof/>
                    <w:lang w:eastAsia="ko-KR"/>
                  </w:rPr>
                </w:rPrChange>
              </w:rPr>
              <w:tab/>
            </w:r>
            <w:r w:rsidRPr="00F705A3" w:rsidDel="00203506">
              <w:rPr>
                <w:rFonts w:ascii="Poppins" w:hAnsi="Poppins"/>
                <w:sz w:val="20"/>
                <w:szCs w:val="20"/>
                <w:rPrChange w:id="838" w:author="thuyhuynh" w:date="2024-01-05T13:12:00Z">
                  <w:rPr>
                    <w:rStyle w:val="Hyperlink"/>
                    <w:noProof/>
                  </w:rPr>
                </w:rPrChange>
              </w:rPr>
              <w:delText>Purpose of this Document</w:delText>
            </w:r>
            <w:r w:rsidR="00C70440" w:rsidRPr="00F705A3" w:rsidDel="00203506">
              <w:rPr>
                <w:rFonts w:ascii="Poppins" w:hAnsi="Poppins"/>
                <w:noProof/>
                <w:webHidden/>
                <w:sz w:val="20"/>
                <w:szCs w:val="20"/>
                <w:rPrChange w:id="839" w:author="thuyhuynh" w:date="2024-01-05T13:12:00Z">
                  <w:rPr>
                    <w:noProof/>
                    <w:webHidden/>
                  </w:rPr>
                </w:rPrChange>
              </w:rPr>
              <w:tab/>
            </w:r>
            <w:r w:rsidR="00EA636D" w:rsidRPr="00F705A3" w:rsidDel="00203506">
              <w:rPr>
                <w:rFonts w:ascii="Poppins" w:hAnsi="Poppins"/>
                <w:noProof/>
                <w:webHidden/>
                <w:sz w:val="20"/>
                <w:szCs w:val="20"/>
                <w:rPrChange w:id="840" w:author="thuyhuynh" w:date="2024-01-05T13:12:00Z">
                  <w:rPr>
                    <w:noProof/>
                    <w:webHidden/>
                  </w:rPr>
                </w:rPrChange>
              </w:rPr>
              <w:delText>3</w:delText>
            </w:r>
          </w:del>
        </w:p>
        <w:p w:rsidR="00C70440" w:rsidRPr="00F705A3" w:rsidDel="00203506" w:rsidRDefault="00ED0512">
          <w:pPr>
            <w:pStyle w:val="TOC2"/>
            <w:rPr>
              <w:del w:id="841" w:author="thuyhuynh" w:date="2024-01-05T13:16:00Z"/>
              <w:rFonts w:ascii="Poppins" w:hAnsi="Poppins"/>
              <w:noProof/>
              <w:sz w:val="20"/>
              <w:szCs w:val="20"/>
              <w:lang w:eastAsia="ko-KR"/>
              <w:rPrChange w:id="842" w:author="thuyhuynh" w:date="2024-01-05T13:12:00Z">
                <w:rPr>
                  <w:del w:id="843" w:author="thuyhuynh" w:date="2024-01-05T13:16:00Z"/>
                  <w:noProof/>
                  <w:lang w:eastAsia="ko-KR"/>
                </w:rPr>
              </w:rPrChange>
            </w:rPr>
          </w:pPr>
          <w:del w:id="844" w:author="thuyhuynh" w:date="2024-01-05T13:16:00Z">
            <w:r w:rsidRPr="00F705A3" w:rsidDel="00203506">
              <w:rPr>
                <w:rFonts w:ascii="Poppins" w:hAnsi="Poppins"/>
                <w:sz w:val="20"/>
                <w:szCs w:val="20"/>
                <w:rPrChange w:id="845" w:author="thuyhuynh" w:date="2024-01-05T13:12:00Z">
                  <w:rPr>
                    <w:rStyle w:val="Hyperlink"/>
                    <w:noProof/>
                  </w:rPr>
                </w:rPrChange>
              </w:rPr>
              <w:delText>1.2.</w:delText>
            </w:r>
            <w:r w:rsidR="00C70440" w:rsidRPr="00F705A3" w:rsidDel="00203506">
              <w:rPr>
                <w:rFonts w:ascii="Poppins" w:hAnsi="Poppins"/>
                <w:noProof/>
                <w:sz w:val="20"/>
                <w:szCs w:val="20"/>
                <w:lang w:eastAsia="ko-KR"/>
                <w:rPrChange w:id="846" w:author="thuyhuynh" w:date="2024-01-05T13:12:00Z">
                  <w:rPr>
                    <w:noProof/>
                    <w:lang w:eastAsia="ko-KR"/>
                  </w:rPr>
                </w:rPrChange>
              </w:rPr>
              <w:tab/>
            </w:r>
            <w:r w:rsidRPr="00F705A3" w:rsidDel="00203506">
              <w:rPr>
                <w:rFonts w:ascii="Poppins" w:hAnsi="Poppins"/>
                <w:sz w:val="20"/>
                <w:szCs w:val="20"/>
                <w:rPrChange w:id="847" w:author="thuyhuynh" w:date="2024-01-05T13:12:00Z">
                  <w:rPr>
                    <w:rStyle w:val="Hyperlink"/>
                    <w:noProof/>
                  </w:rPr>
                </w:rPrChange>
              </w:rPr>
              <w:delText>Intended Reader</w:delText>
            </w:r>
            <w:r w:rsidR="00C70440" w:rsidRPr="00F705A3" w:rsidDel="00203506">
              <w:rPr>
                <w:rFonts w:ascii="Poppins" w:hAnsi="Poppins"/>
                <w:noProof/>
                <w:webHidden/>
                <w:sz w:val="20"/>
                <w:szCs w:val="20"/>
                <w:rPrChange w:id="848" w:author="thuyhuynh" w:date="2024-01-05T13:12:00Z">
                  <w:rPr>
                    <w:noProof/>
                    <w:webHidden/>
                  </w:rPr>
                </w:rPrChange>
              </w:rPr>
              <w:tab/>
            </w:r>
            <w:r w:rsidR="00EA636D" w:rsidRPr="00F705A3" w:rsidDel="00203506">
              <w:rPr>
                <w:rFonts w:ascii="Poppins" w:hAnsi="Poppins"/>
                <w:noProof/>
                <w:webHidden/>
                <w:sz w:val="20"/>
                <w:szCs w:val="20"/>
                <w:rPrChange w:id="849" w:author="thuyhuynh" w:date="2024-01-05T13:12:00Z">
                  <w:rPr>
                    <w:noProof/>
                    <w:webHidden/>
                  </w:rPr>
                </w:rPrChange>
              </w:rPr>
              <w:delText>3</w:delText>
            </w:r>
          </w:del>
        </w:p>
        <w:p w:rsidR="00C70440" w:rsidRPr="00F705A3" w:rsidDel="00203506" w:rsidRDefault="00ED0512">
          <w:pPr>
            <w:pStyle w:val="TOC2"/>
            <w:rPr>
              <w:del w:id="850" w:author="thuyhuynh" w:date="2024-01-05T13:16:00Z"/>
              <w:rFonts w:ascii="Poppins" w:hAnsi="Poppins"/>
              <w:noProof/>
              <w:sz w:val="20"/>
              <w:szCs w:val="20"/>
              <w:lang w:eastAsia="ko-KR"/>
              <w:rPrChange w:id="851" w:author="thuyhuynh" w:date="2024-01-05T13:12:00Z">
                <w:rPr>
                  <w:del w:id="852" w:author="thuyhuynh" w:date="2024-01-05T13:16:00Z"/>
                  <w:noProof/>
                  <w:lang w:eastAsia="ko-KR"/>
                </w:rPr>
              </w:rPrChange>
            </w:rPr>
          </w:pPr>
          <w:del w:id="853" w:author="thuyhuynh" w:date="2024-01-05T13:16:00Z">
            <w:r w:rsidRPr="00F705A3" w:rsidDel="00203506">
              <w:rPr>
                <w:rFonts w:ascii="Poppins" w:hAnsi="Poppins"/>
                <w:sz w:val="20"/>
                <w:szCs w:val="20"/>
                <w:rPrChange w:id="854" w:author="thuyhuynh" w:date="2024-01-05T13:12:00Z">
                  <w:rPr>
                    <w:rStyle w:val="Hyperlink"/>
                    <w:noProof/>
                  </w:rPr>
                </w:rPrChange>
              </w:rPr>
              <w:delText>1.3.</w:delText>
            </w:r>
            <w:r w:rsidR="00C70440" w:rsidRPr="00F705A3" w:rsidDel="00203506">
              <w:rPr>
                <w:rFonts w:ascii="Poppins" w:hAnsi="Poppins"/>
                <w:noProof/>
                <w:sz w:val="20"/>
                <w:szCs w:val="20"/>
                <w:lang w:eastAsia="ko-KR"/>
                <w:rPrChange w:id="855" w:author="thuyhuynh" w:date="2024-01-05T13:12:00Z">
                  <w:rPr>
                    <w:noProof/>
                    <w:lang w:eastAsia="ko-KR"/>
                  </w:rPr>
                </w:rPrChange>
              </w:rPr>
              <w:tab/>
            </w:r>
            <w:r w:rsidRPr="00F705A3" w:rsidDel="00203506">
              <w:rPr>
                <w:rFonts w:ascii="Poppins" w:hAnsi="Poppins"/>
                <w:sz w:val="20"/>
                <w:szCs w:val="20"/>
                <w:rPrChange w:id="856" w:author="thuyhuynh" w:date="2024-01-05T13:12:00Z">
                  <w:rPr>
                    <w:rStyle w:val="Hyperlink"/>
                    <w:noProof/>
                  </w:rPr>
                </w:rPrChange>
              </w:rPr>
              <w:delText>Other Documentation</w:delText>
            </w:r>
            <w:r w:rsidR="00C70440" w:rsidRPr="00F705A3" w:rsidDel="00203506">
              <w:rPr>
                <w:rFonts w:ascii="Poppins" w:hAnsi="Poppins"/>
                <w:noProof/>
                <w:webHidden/>
                <w:sz w:val="20"/>
                <w:szCs w:val="20"/>
                <w:rPrChange w:id="857" w:author="thuyhuynh" w:date="2024-01-05T13:12:00Z">
                  <w:rPr>
                    <w:noProof/>
                    <w:webHidden/>
                  </w:rPr>
                </w:rPrChange>
              </w:rPr>
              <w:tab/>
            </w:r>
            <w:r w:rsidR="00EA636D" w:rsidRPr="00F705A3" w:rsidDel="00203506">
              <w:rPr>
                <w:rFonts w:ascii="Poppins" w:hAnsi="Poppins"/>
                <w:noProof/>
                <w:webHidden/>
                <w:sz w:val="20"/>
                <w:szCs w:val="20"/>
                <w:rPrChange w:id="858" w:author="thuyhuynh" w:date="2024-01-05T13:12:00Z">
                  <w:rPr>
                    <w:noProof/>
                    <w:webHidden/>
                  </w:rPr>
                </w:rPrChange>
              </w:rPr>
              <w:delText>3</w:delText>
            </w:r>
          </w:del>
        </w:p>
        <w:p w:rsidR="00C70440" w:rsidRPr="00F705A3" w:rsidDel="00203506" w:rsidRDefault="00ED0512">
          <w:pPr>
            <w:pStyle w:val="TOC2"/>
            <w:rPr>
              <w:del w:id="859" w:author="thuyhuynh" w:date="2024-01-05T13:16:00Z"/>
              <w:rFonts w:ascii="Poppins" w:hAnsi="Poppins"/>
              <w:noProof/>
              <w:sz w:val="20"/>
              <w:szCs w:val="20"/>
              <w:lang w:eastAsia="ko-KR"/>
              <w:rPrChange w:id="860" w:author="thuyhuynh" w:date="2024-01-05T13:12:00Z">
                <w:rPr>
                  <w:del w:id="861" w:author="thuyhuynh" w:date="2024-01-05T13:16:00Z"/>
                  <w:noProof/>
                  <w:lang w:eastAsia="ko-KR"/>
                </w:rPr>
              </w:rPrChange>
            </w:rPr>
          </w:pPr>
          <w:del w:id="862" w:author="thuyhuynh" w:date="2024-01-05T13:16:00Z">
            <w:r w:rsidRPr="00F705A3" w:rsidDel="00203506">
              <w:rPr>
                <w:rFonts w:ascii="Poppins" w:hAnsi="Poppins"/>
                <w:sz w:val="20"/>
                <w:szCs w:val="20"/>
                <w:rPrChange w:id="863" w:author="thuyhuynh" w:date="2024-01-05T13:12:00Z">
                  <w:rPr>
                    <w:rStyle w:val="Hyperlink"/>
                    <w:noProof/>
                  </w:rPr>
                </w:rPrChange>
              </w:rPr>
              <w:delText>1.4.</w:delText>
            </w:r>
            <w:r w:rsidR="00C70440" w:rsidRPr="00F705A3" w:rsidDel="00203506">
              <w:rPr>
                <w:rFonts w:ascii="Poppins" w:hAnsi="Poppins"/>
                <w:noProof/>
                <w:sz w:val="20"/>
                <w:szCs w:val="20"/>
                <w:lang w:eastAsia="ko-KR"/>
                <w:rPrChange w:id="864" w:author="thuyhuynh" w:date="2024-01-05T13:12:00Z">
                  <w:rPr>
                    <w:noProof/>
                    <w:lang w:eastAsia="ko-KR"/>
                  </w:rPr>
                </w:rPrChange>
              </w:rPr>
              <w:tab/>
            </w:r>
            <w:r w:rsidRPr="00F705A3" w:rsidDel="00203506">
              <w:rPr>
                <w:rFonts w:ascii="Poppins" w:hAnsi="Poppins"/>
                <w:sz w:val="20"/>
                <w:szCs w:val="20"/>
                <w:rPrChange w:id="865" w:author="thuyhuynh" w:date="2024-01-05T13:12:00Z">
                  <w:rPr>
                    <w:rStyle w:val="Hyperlink"/>
                    <w:noProof/>
                  </w:rPr>
                </w:rPrChange>
              </w:rPr>
              <w:delText>Contact Information</w:delText>
            </w:r>
            <w:r w:rsidR="00C70440" w:rsidRPr="00F705A3" w:rsidDel="00203506">
              <w:rPr>
                <w:rFonts w:ascii="Poppins" w:hAnsi="Poppins"/>
                <w:noProof/>
                <w:webHidden/>
                <w:sz w:val="20"/>
                <w:szCs w:val="20"/>
                <w:rPrChange w:id="866" w:author="thuyhuynh" w:date="2024-01-05T13:12:00Z">
                  <w:rPr>
                    <w:noProof/>
                    <w:webHidden/>
                  </w:rPr>
                </w:rPrChange>
              </w:rPr>
              <w:tab/>
            </w:r>
            <w:r w:rsidR="00EA636D" w:rsidRPr="00F705A3" w:rsidDel="00203506">
              <w:rPr>
                <w:rFonts w:ascii="Poppins" w:hAnsi="Poppins"/>
                <w:noProof/>
                <w:webHidden/>
                <w:sz w:val="20"/>
                <w:szCs w:val="20"/>
                <w:rPrChange w:id="867" w:author="thuyhuynh" w:date="2024-01-05T13:12:00Z">
                  <w:rPr>
                    <w:noProof/>
                    <w:webHidden/>
                  </w:rPr>
                </w:rPrChange>
              </w:rPr>
              <w:delText>3</w:delText>
            </w:r>
          </w:del>
        </w:p>
        <w:p w:rsidR="00C70440" w:rsidRPr="00F705A3" w:rsidDel="00203506" w:rsidRDefault="00ED0512">
          <w:pPr>
            <w:pStyle w:val="TOC1"/>
            <w:rPr>
              <w:del w:id="868" w:author="thuyhuynh" w:date="2024-01-05T13:16:00Z"/>
              <w:rFonts w:ascii="Poppins" w:hAnsi="Poppins"/>
              <w:noProof/>
              <w:sz w:val="20"/>
              <w:szCs w:val="20"/>
              <w:lang w:eastAsia="ko-KR"/>
              <w:rPrChange w:id="869" w:author="thuyhuynh" w:date="2024-01-05T13:12:00Z">
                <w:rPr>
                  <w:del w:id="870" w:author="thuyhuynh" w:date="2024-01-05T13:16:00Z"/>
                  <w:noProof/>
                  <w:lang w:eastAsia="ko-KR"/>
                </w:rPr>
              </w:rPrChange>
            </w:rPr>
          </w:pPr>
          <w:del w:id="871" w:author="thuyhuynh" w:date="2024-01-05T13:16:00Z">
            <w:r w:rsidRPr="00F705A3" w:rsidDel="00203506">
              <w:rPr>
                <w:rFonts w:ascii="Poppins" w:hAnsi="Poppins"/>
                <w:sz w:val="20"/>
                <w:szCs w:val="20"/>
                <w:rPrChange w:id="872" w:author="thuyhuynh" w:date="2024-01-05T13:12:00Z">
                  <w:rPr>
                    <w:rStyle w:val="Hyperlink"/>
                    <w:noProof/>
                  </w:rPr>
                </w:rPrChange>
              </w:rPr>
              <w:delText>2.</w:delText>
            </w:r>
            <w:r w:rsidR="00C70440" w:rsidRPr="00F705A3" w:rsidDel="00203506">
              <w:rPr>
                <w:rFonts w:ascii="Poppins" w:hAnsi="Poppins"/>
                <w:noProof/>
                <w:sz w:val="20"/>
                <w:szCs w:val="20"/>
                <w:lang w:eastAsia="ko-KR"/>
                <w:rPrChange w:id="873" w:author="thuyhuynh" w:date="2024-01-05T13:12:00Z">
                  <w:rPr>
                    <w:noProof/>
                    <w:lang w:eastAsia="ko-KR"/>
                  </w:rPr>
                </w:rPrChange>
              </w:rPr>
              <w:tab/>
            </w:r>
            <w:r w:rsidRPr="00F705A3" w:rsidDel="00203506">
              <w:rPr>
                <w:rFonts w:ascii="Poppins" w:hAnsi="Poppins"/>
                <w:sz w:val="20"/>
                <w:szCs w:val="20"/>
                <w:rPrChange w:id="874" w:author="thuyhuynh" w:date="2024-01-05T13:12:00Z">
                  <w:rPr>
                    <w:rStyle w:val="Hyperlink"/>
                    <w:noProof/>
                  </w:rPr>
                </w:rPrChange>
              </w:rPr>
              <w:delText>Introduction</w:delText>
            </w:r>
            <w:r w:rsidR="00C70440" w:rsidRPr="00F705A3" w:rsidDel="00203506">
              <w:rPr>
                <w:rFonts w:ascii="Poppins" w:hAnsi="Poppins"/>
                <w:noProof/>
                <w:webHidden/>
                <w:sz w:val="20"/>
                <w:szCs w:val="20"/>
                <w:rPrChange w:id="875" w:author="thuyhuynh" w:date="2024-01-05T13:12:00Z">
                  <w:rPr>
                    <w:noProof/>
                    <w:webHidden/>
                  </w:rPr>
                </w:rPrChange>
              </w:rPr>
              <w:tab/>
            </w:r>
            <w:r w:rsidR="00EA636D" w:rsidRPr="00F705A3" w:rsidDel="00203506">
              <w:rPr>
                <w:rFonts w:ascii="Poppins" w:hAnsi="Poppins"/>
                <w:noProof/>
                <w:webHidden/>
                <w:sz w:val="20"/>
                <w:szCs w:val="20"/>
                <w:rPrChange w:id="876" w:author="thuyhuynh" w:date="2024-01-05T13:12:00Z">
                  <w:rPr>
                    <w:noProof/>
                    <w:webHidden/>
                  </w:rPr>
                </w:rPrChange>
              </w:rPr>
              <w:delText>4</w:delText>
            </w:r>
          </w:del>
        </w:p>
        <w:p w:rsidR="00C70440" w:rsidRPr="00F705A3" w:rsidDel="00203506" w:rsidRDefault="00ED0512">
          <w:pPr>
            <w:pStyle w:val="TOC1"/>
            <w:rPr>
              <w:del w:id="877" w:author="thuyhuynh" w:date="2024-01-05T13:16:00Z"/>
              <w:rFonts w:ascii="Poppins" w:hAnsi="Poppins"/>
              <w:noProof/>
              <w:sz w:val="20"/>
              <w:szCs w:val="20"/>
              <w:lang w:eastAsia="ko-KR"/>
              <w:rPrChange w:id="878" w:author="thuyhuynh" w:date="2024-01-05T13:12:00Z">
                <w:rPr>
                  <w:del w:id="879" w:author="thuyhuynh" w:date="2024-01-05T13:16:00Z"/>
                  <w:noProof/>
                  <w:lang w:eastAsia="ko-KR"/>
                </w:rPr>
              </w:rPrChange>
            </w:rPr>
          </w:pPr>
          <w:del w:id="880" w:author="thuyhuynh" w:date="2024-01-05T13:16:00Z">
            <w:r w:rsidRPr="00F705A3" w:rsidDel="00203506">
              <w:rPr>
                <w:rFonts w:ascii="Poppins" w:hAnsi="Poppins"/>
                <w:sz w:val="20"/>
                <w:szCs w:val="20"/>
                <w:rPrChange w:id="881" w:author="thuyhuynh" w:date="2024-01-05T13:12:00Z">
                  <w:rPr>
                    <w:rStyle w:val="Hyperlink"/>
                    <w:noProof/>
                  </w:rPr>
                </w:rPrChange>
              </w:rPr>
              <w:delText>3.</w:delText>
            </w:r>
            <w:r w:rsidR="00C70440" w:rsidRPr="00F705A3" w:rsidDel="00203506">
              <w:rPr>
                <w:rFonts w:ascii="Poppins" w:hAnsi="Poppins"/>
                <w:noProof/>
                <w:sz w:val="20"/>
                <w:szCs w:val="20"/>
                <w:lang w:eastAsia="ko-KR"/>
                <w:rPrChange w:id="882" w:author="thuyhuynh" w:date="2024-01-05T13:12:00Z">
                  <w:rPr>
                    <w:noProof/>
                    <w:lang w:eastAsia="ko-KR"/>
                  </w:rPr>
                </w:rPrChange>
              </w:rPr>
              <w:tab/>
            </w:r>
            <w:r w:rsidRPr="00F705A3" w:rsidDel="00203506">
              <w:rPr>
                <w:rFonts w:ascii="Poppins" w:hAnsi="Poppins"/>
                <w:sz w:val="20"/>
                <w:szCs w:val="20"/>
                <w:rPrChange w:id="883" w:author="thuyhuynh" w:date="2024-01-05T13:12:00Z">
                  <w:rPr>
                    <w:rStyle w:val="Hyperlink"/>
                    <w:noProof/>
                  </w:rPr>
                </w:rPrChange>
              </w:rPr>
              <w:delText>Key Features</w:delText>
            </w:r>
            <w:r w:rsidR="00C70440" w:rsidRPr="00F705A3" w:rsidDel="00203506">
              <w:rPr>
                <w:rFonts w:ascii="Poppins" w:hAnsi="Poppins"/>
                <w:noProof/>
                <w:webHidden/>
                <w:sz w:val="20"/>
                <w:szCs w:val="20"/>
                <w:rPrChange w:id="884" w:author="thuyhuynh" w:date="2024-01-05T13:12:00Z">
                  <w:rPr>
                    <w:noProof/>
                    <w:webHidden/>
                  </w:rPr>
                </w:rPrChange>
              </w:rPr>
              <w:tab/>
            </w:r>
            <w:r w:rsidR="00EA636D" w:rsidRPr="00F705A3" w:rsidDel="00203506">
              <w:rPr>
                <w:rFonts w:ascii="Poppins" w:hAnsi="Poppins"/>
                <w:noProof/>
                <w:webHidden/>
                <w:sz w:val="20"/>
                <w:szCs w:val="20"/>
                <w:rPrChange w:id="885" w:author="thuyhuynh" w:date="2024-01-05T13:12:00Z">
                  <w:rPr>
                    <w:noProof/>
                    <w:webHidden/>
                  </w:rPr>
                </w:rPrChange>
              </w:rPr>
              <w:delText>4</w:delText>
            </w:r>
          </w:del>
        </w:p>
        <w:p w:rsidR="00C70440" w:rsidRPr="00F705A3" w:rsidDel="00203506" w:rsidRDefault="00ED0512">
          <w:pPr>
            <w:pStyle w:val="TOC1"/>
            <w:rPr>
              <w:del w:id="886" w:author="thuyhuynh" w:date="2024-01-05T13:16:00Z"/>
              <w:rFonts w:ascii="Poppins" w:hAnsi="Poppins"/>
              <w:noProof/>
              <w:sz w:val="20"/>
              <w:szCs w:val="20"/>
              <w:lang w:eastAsia="ko-KR"/>
              <w:rPrChange w:id="887" w:author="thuyhuynh" w:date="2024-01-05T13:12:00Z">
                <w:rPr>
                  <w:del w:id="888" w:author="thuyhuynh" w:date="2024-01-05T13:16:00Z"/>
                  <w:noProof/>
                  <w:lang w:eastAsia="ko-KR"/>
                </w:rPr>
              </w:rPrChange>
            </w:rPr>
          </w:pPr>
          <w:del w:id="889" w:author="thuyhuynh" w:date="2024-01-05T13:16:00Z">
            <w:r w:rsidRPr="00F705A3" w:rsidDel="00203506">
              <w:rPr>
                <w:rFonts w:ascii="Poppins" w:hAnsi="Poppins"/>
                <w:sz w:val="20"/>
                <w:szCs w:val="20"/>
                <w:rPrChange w:id="890" w:author="thuyhuynh" w:date="2024-01-05T13:12:00Z">
                  <w:rPr>
                    <w:rStyle w:val="Hyperlink"/>
                    <w:noProof/>
                  </w:rPr>
                </w:rPrChange>
              </w:rPr>
              <w:delText>4.</w:delText>
            </w:r>
            <w:r w:rsidR="00C70440" w:rsidRPr="00F705A3" w:rsidDel="00203506">
              <w:rPr>
                <w:rFonts w:ascii="Poppins" w:hAnsi="Poppins"/>
                <w:noProof/>
                <w:sz w:val="20"/>
                <w:szCs w:val="20"/>
                <w:lang w:eastAsia="ko-KR"/>
                <w:rPrChange w:id="891" w:author="thuyhuynh" w:date="2024-01-05T13:12:00Z">
                  <w:rPr>
                    <w:noProof/>
                    <w:lang w:eastAsia="ko-KR"/>
                  </w:rPr>
                </w:rPrChange>
              </w:rPr>
              <w:tab/>
            </w:r>
            <w:r w:rsidRPr="00F705A3" w:rsidDel="00203506">
              <w:rPr>
                <w:rFonts w:ascii="Poppins" w:hAnsi="Poppins"/>
                <w:sz w:val="20"/>
                <w:szCs w:val="20"/>
                <w:rPrChange w:id="892" w:author="thuyhuynh" w:date="2024-01-05T13:12:00Z">
                  <w:rPr>
                    <w:rStyle w:val="Hyperlink"/>
                    <w:noProof/>
                  </w:rPr>
                </w:rPrChange>
              </w:rPr>
              <w:delText>Warnings and Precautions</w:delText>
            </w:r>
            <w:r w:rsidR="00C70440" w:rsidRPr="00F705A3" w:rsidDel="00203506">
              <w:rPr>
                <w:rFonts w:ascii="Poppins" w:hAnsi="Poppins"/>
                <w:noProof/>
                <w:webHidden/>
                <w:sz w:val="20"/>
                <w:szCs w:val="20"/>
                <w:rPrChange w:id="893" w:author="thuyhuynh" w:date="2024-01-05T13:12:00Z">
                  <w:rPr>
                    <w:noProof/>
                    <w:webHidden/>
                  </w:rPr>
                </w:rPrChange>
              </w:rPr>
              <w:tab/>
            </w:r>
            <w:r w:rsidR="00EA636D" w:rsidRPr="00F705A3" w:rsidDel="00203506">
              <w:rPr>
                <w:rFonts w:ascii="Poppins" w:hAnsi="Poppins"/>
                <w:noProof/>
                <w:webHidden/>
                <w:sz w:val="20"/>
                <w:szCs w:val="20"/>
                <w:rPrChange w:id="894" w:author="thuyhuynh" w:date="2024-01-05T13:12:00Z">
                  <w:rPr>
                    <w:noProof/>
                    <w:webHidden/>
                  </w:rPr>
                </w:rPrChange>
              </w:rPr>
              <w:delText>5</w:delText>
            </w:r>
          </w:del>
        </w:p>
        <w:p w:rsidR="00C70440" w:rsidRPr="00F705A3" w:rsidDel="00203506" w:rsidRDefault="00ED0512">
          <w:pPr>
            <w:pStyle w:val="TOC1"/>
            <w:rPr>
              <w:del w:id="895" w:author="thuyhuynh" w:date="2024-01-05T13:16:00Z"/>
              <w:rFonts w:ascii="Poppins" w:hAnsi="Poppins"/>
              <w:noProof/>
              <w:sz w:val="20"/>
              <w:szCs w:val="20"/>
              <w:lang w:eastAsia="ko-KR"/>
              <w:rPrChange w:id="896" w:author="thuyhuynh" w:date="2024-01-05T13:12:00Z">
                <w:rPr>
                  <w:del w:id="897" w:author="thuyhuynh" w:date="2024-01-05T13:16:00Z"/>
                  <w:noProof/>
                  <w:lang w:eastAsia="ko-KR"/>
                </w:rPr>
              </w:rPrChange>
            </w:rPr>
          </w:pPr>
          <w:del w:id="898" w:author="thuyhuynh" w:date="2024-01-05T13:16:00Z">
            <w:r w:rsidRPr="00F705A3" w:rsidDel="00203506">
              <w:rPr>
                <w:rFonts w:ascii="Poppins" w:hAnsi="Poppins"/>
                <w:sz w:val="20"/>
                <w:szCs w:val="20"/>
                <w:rPrChange w:id="899" w:author="thuyhuynh" w:date="2024-01-05T13:12:00Z">
                  <w:rPr>
                    <w:rStyle w:val="Hyperlink"/>
                    <w:noProof/>
                  </w:rPr>
                </w:rPrChange>
              </w:rPr>
              <w:delText>5.</w:delText>
            </w:r>
            <w:r w:rsidR="00C70440" w:rsidRPr="00F705A3" w:rsidDel="00203506">
              <w:rPr>
                <w:rFonts w:ascii="Poppins" w:hAnsi="Poppins"/>
                <w:noProof/>
                <w:sz w:val="20"/>
                <w:szCs w:val="20"/>
                <w:lang w:eastAsia="ko-KR"/>
                <w:rPrChange w:id="900" w:author="thuyhuynh" w:date="2024-01-05T13:12:00Z">
                  <w:rPr>
                    <w:noProof/>
                    <w:lang w:eastAsia="ko-KR"/>
                  </w:rPr>
                </w:rPrChange>
              </w:rPr>
              <w:tab/>
            </w:r>
            <w:r w:rsidRPr="00F705A3" w:rsidDel="00203506">
              <w:rPr>
                <w:rFonts w:ascii="Poppins" w:hAnsi="Poppins"/>
                <w:sz w:val="20"/>
                <w:szCs w:val="20"/>
                <w:rPrChange w:id="901" w:author="thuyhuynh" w:date="2024-01-05T13:12:00Z">
                  <w:rPr>
                    <w:rStyle w:val="Hyperlink"/>
                    <w:noProof/>
                  </w:rPr>
                </w:rPrChange>
              </w:rPr>
              <w:delText>Product Inventory</w:delText>
            </w:r>
            <w:r w:rsidR="00C70440" w:rsidRPr="00F705A3" w:rsidDel="00203506">
              <w:rPr>
                <w:rFonts w:ascii="Poppins" w:hAnsi="Poppins"/>
                <w:noProof/>
                <w:webHidden/>
                <w:sz w:val="20"/>
                <w:szCs w:val="20"/>
                <w:rPrChange w:id="902" w:author="thuyhuynh" w:date="2024-01-05T13:12:00Z">
                  <w:rPr>
                    <w:noProof/>
                    <w:webHidden/>
                  </w:rPr>
                </w:rPrChange>
              </w:rPr>
              <w:tab/>
            </w:r>
            <w:r w:rsidR="00EA636D" w:rsidRPr="00F705A3" w:rsidDel="00203506">
              <w:rPr>
                <w:rFonts w:ascii="Poppins" w:hAnsi="Poppins"/>
                <w:noProof/>
                <w:webHidden/>
                <w:sz w:val="20"/>
                <w:szCs w:val="20"/>
                <w:rPrChange w:id="903" w:author="thuyhuynh" w:date="2024-01-05T13:12:00Z">
                  <w:rPr>
                    <w:noProof/>
                    <w:webHidden/>
                  </w:rPr>
                </w:rPrChange>
              </w:rPr>
              <w:delText>6</w:delText>
            </w:r>
          </w:del>
        </w:p>
        <w:p w:rsidR="00C70440" w:rsidRPr="00F705A3" w:rsidDel="00203506" w:rsidRDefault="00ED0512">
          <w:pPr>
            <w:pStyle w:val="TOC1"/>
            <w:rPr>
              <w:del w:id="904" w:author="thuyhuynh" w:date="2024-01-05T13:16:00Z"/>
              <w:rFonts w:ascii="Poppins" w:hAnsi="Poppins"/>
              <w:noProof/>
              <w:sz w:val="20"/>
              <w:szCs w:val="20"/>
              <w:lang w:eastAsia="ko-KR"/>
              <w:rPrChange w:id="905" w:author="thuyhuynh" w:date="2024-01-05T13:12:00Z">
                <w:rPr>
                  <w:del w:id="906" w:author="thuyhuynh" w:date="2024-01-05T13:16:00Z"/>
                  <w:noProof/>
                  <w:lang w:eastAsia="ko-KR"/>
                </w:rPr>
              </w:rPrChange>
            </w:rPr>
          </w:pPr>
          <w:del w:id="907" w:author="thuyhuynh" w:date="2024-01-05T13:16:00Z">
            <w:r w:rsidRPr="00F705A3" w:rsidDel="00203506">
              <w:rPr>
                <w:rFonts w:ascii="Poppins" w:hAnsi="Poppins"/>
                <w:sz w:val="20"/>
                <w:szCs w:val="20"/>
                <w:rPrChange w:id="908" w:author="thuyhuynh" w:date="2024-01-05T13:12:00Z">
                  <w:rPr>
                    <w:rStyle w:val="Hyperlink"/>
                    <w:noProof/>
                  </w:rPr>
                </w:rPrChange>
              </w:rPr>
              <w:delText>6.</w:delText>
            </w:r>
            <w:r w:rsidR="00C70440" w:rsidRPr="00F705A3" w:rsidDel="00203506">
              <w:rPr>
                <w:rFonts w:ascii="Poppins" w:hAnsi="Poppins"/>
                <w:noProof/>
                <w:sz w:val="20"/>
                <w:szCs w:val="20"/>
                <w:lang w:eastAsia="ko-KR"/>
                <w:rPrChange w:id="909" w:author="thuyhuynh" w:date="2024-01-05T13:12:00Z">
                  <w:rPr>
                    <w:noProof/>
                    <w:lang w:eastAsia="ko-KR"/>
                  </w:rPr>
                </w:rPrChange>
              </w:rPr>
              <w:tab/>
            </w:r>
            <w:r w:rsidRPr="00F705A3" w:rsidDel="00203506">
              <w:rPr>
                <w:rFonts w:ascii="Poppins" w:hAnsi="Poppins"/>
                <w:sz w:val="20"/>
                <w:szCs w:val="20"/>
                <w:rPrChange w:id="910" w:author="thuyhuynh" w:date="2024-01-05T13:12:00Z">
                  <w:rPr>
                    <w:rStyle w:val="Hyperlink"/>
                    <w:noProof/>
                  </w:rPr>
                </w:rPrChange>
              </w:rPr>
              <w:delText>Hardware Specifications</w:delText>
            </w:r>
            <w:r w:rsidR="00C70440" w:rsidRPr="00F705A3" w:rsidDel="00203506">
              <w:rPr>
                <w:rFonts w:ascii="Poppins" w:hAnsi="Poppins"/>
                <w:noProof/>
                <w:webHidden/>
                <w:sz w:val="20"/>
                <w:szCs w:val="20"/>
                <w:rPrChange w:id="911" w:author="thuyhuynh" w:date="2024-01-05T13:12:00Z">
                  <w:rPr>
                    <w:noProof/>
                    <w:webHidden/>
                  </w:rPr>
                </w:rPrChange>
              </w:rPr>
              <w:tab/>
            </w:r>
            <w:r w:rsidR="00EA636D" w:rsidRPr="00F705A3" w:rsidDel="00203506">
              <w:rPr>
                <w:rFonts w:ascii="Poppins" w:hAnsi="Poppins"/>
                <w:noProof/>
                <w:webHidden/>
                <w:sz w:val="20"/>
                <w:szCs w:val="20"/>
                <w:rPrChange w:id="912" w:author="thuyhuynh" w:date="2024-01-05T13:12:00Z">
                  <w:rPr>
                    <w:noProof/>
                    <w:webHidden/>
                  </w:rPr>
                </w:rPrChange>
              </w:rPr>
              <w:delText>7</w:delText>
            </w:r>
          </w:del>
        </w:p>
        <w:p w:rsidR="00C70440" w:rsidRPr="00F705A3" w:rsidDel="00203506" w:rsidRDefault="00ED0512">
          <w:pPr>
            <w:pStyle w:val="TOC1"/>
            <w:rPr>
              <w:del w:id="913" w:author="thuyhuynh" w:date="2024-01-05T13:16:00Z"/>
              <w:rFonts w:ascii="Poppins" w:hAnsi="Poppins"/>
              <w:noProof/>
              <w:sz w:val="20"/>
              <w:szCs w:val="20"/>
              <w:lang w:eastAsia="ko-KR"/>
              <w:rPrChange w:id="914" w:author="thuyhuynh" w:date="2024-01-05T13:12:00Z">
                <w:rPr>
                  <w:del w:id="915" w:author="thuyhuynh" w:date="2024-01-05T13:16:00Z"/>
                  <w:noProof/>
                  <w:lang w:eastAsia="ko-KR"/>
                </w:rPr>
              </w:rPrChange>
            </w:rPr>
          </w:pPr>
          <w:del w:id="916" w:author="thuyhuynh" w:date="2024-01-05T13:16:00Z">
            <w:r w:rsidRPr="00F705A3" w:rsidDel="00203506">
              <w:rPr>
                <w:rFonts w:ascii="Poppins" w:hAnsi="Poppins"/>
                <w:sz w:val="20"/>
                <w:szCs w:val="20"/>
                <w:rPrChange w:id="917" w:author="thuyhuynh" w:date="2024-01-05T13:12:00Z">
                  <w:rPr>
                    <w:rStyle w:val="Hyperlink"/>
                    <w:noProof/>
                  </w:rPr>
                </w:rPrChange>
              </w:rPr>
              <w:delText>7.</w:delText>
            </w:r>
            <w:r w:rsidR="00C70440" w:rsidRPr="00F705A3" w:rsidDel="00203506">
              <w:rPr>
                <w:rFonts w:ascii="Poppins" w:hAnsi="Poppins"/>
                <w:noProof/>
                <w:sz w:val="20"/>
                <w:szCs w:val="20"/>
                <w:lang w:eastAsia="ko-KR"/>
                <w:rPrChange w:id="918" w:author="thuyhuynh" w:date="2024-01-05T13:12:00Z">
                  <w:rPr>
                    <w:noProof/>
                    <w:lang w:eastAsia="ko-KR"/>
                  </w:rPr>
                </w:rPrChange>
              </w:rPr>
              <w:tab/>
            </w:r>
            <w:r w:rsidRPr="00F705A3" w:rsidDel="00203506">
              <w:rPr>
                <w:rFonts w:ascii="Poppins" w:hAnsi="Poppins"/>
                <w:sz w:val="20"/>
                <w:szCs w:val="20"/>
                <w:rPrChange w:id="919" w:author="thuyhuynh" w:date="2024-01-05T13:12:00Z">
                  <w:rPr>
                    <w:rStyle w:val="Hyperlink"/>
                    <w:noProof/>
                  </w:rPr>
                </w:rPrChange>
              </w:rPr>
              <w:delText>Capture Volume</w:delText>
            </w:r>
            <w:r w:rsidR="00C70440" w:rsidRPr="00F705A3" w:rsidDel="00203506">
              <w:rPr>
                <w:rFonts w:ascii="Poppins" w:hAnsi="Poppins"/>
                <w:noProof/>
                <w:webHidden/>
                <w:sz w:val="20"/>
                <w:szCs w:val="20"/>
                <w:rPrChange w:id="920" w:author="thuyhuynh" w:date="2024-01-05T13:12:00Z">
                  <w:rPr>
                    <w:noProof/>
                    <w:webHidden/>
                  </w:rPr>
                </w:rPrChange>
              </w:rPr>
              <w:tab/>
            </w:r>
            <w:r w:rsidR="00EA636D" w:rsidRPr="00F705A3" w:rsidDel="00203506">
              <w:rPr>
                <w:rFonts w:ascii="Poppins" w:hAnsi="Poppins"/>
                <w:noProof/>
                <w:webHidden/>
                <w:sz w:val="20"/>
                <w:szCs w:val="20"/>
                <w:rPrChange w:id="921" w:author="thuyhuynh" w:date="2024-01-05T13:12:00Z">
                  <w:rPr>
                    <w:noProof/>
                    <w:webHidden/>
                  </w:rPr>
                </w:rPrChange>
              </w:rPr>
              <w:delText>8</w:delText>
            </w:r>
          </w:del>
        </w:p>
        <w:p w:rsidR="00C70440" w:rsidRPr="00F705A3" w:rsidDel="00203506" w:rsidRDefault="00ED0512">
          <w:pPr>
            <w:pStyle w:val="TOC1"/>
            <w:rPr>
              <w:del w:id="922" w:author="thuyhuynh" w:date="2024-01-05T13:16:00Z"/>
              <w:rFonts w:ascii="Poppins" w:hAnsi="Poppins"/>
              <w:noProof/>
              <w:sz w:val="20"/>
              <w:szCs w:val="20"/>
              <w:lang w:eastAsia="ko-KR"/>
              <w:rPrChange w:id="923" w:author="thuyhuynh" w:date="2024-01-05T13:12:00Z">
                <w:rPr>
                  <w:del w:id="924" w:author="thuyhuynh" w:date="2024-01-05T13:16:00Z"/>
                  <w:noProof/>
                  <w:lang w:eastAsia="ko-KR"/>
                </w:rPr>
              </w:rPrChange>
            </w:rPr>
          </w:pPr>
          <w:del w:id="925" w:author="thuyhuynh" w:date="2024-01-05T13:16:00Z">
            <w:r w:rsidRPr="00F705A3" w:rsidDel="00203506">
              <w:rPr>
                <w:rFonts w:ascii="Poppins" w:hAnsi="Poppins"/>
                <w:sz w:val="20"/>
                <w:szCs w:val="20"/>
                <w:rPrChange w:id="926" w:author="thuyhuynh" w:date="2024-01-05T13:12:00Z">
                  <w:rPr>
                    <w:rStyle w:val="Hyperlink"/>
                    <w:noProof/>
                  </w:rPr>
                </w:rPrChange>
              </w:rPr>
              <w:delText>8.</w:delText>
            </w:r>
            <w:r w:rsidR="00C70440" w:rsidRPr="00F705A3" w:rsidDel="00203506">
              <w:rPr>
                <w:rFonts w:ascii="Poppins" w:hAnsi="Poppins"/>
                <w:noProof/>
                <w:sz w:val="20"/>
                <w:szCs w:val="20"/>
                <w:lang w:eastAsia="ko-KR"/>
                <w:rPrChange w:id="927" w:author="thuyhuynh" w:date="2024-01-05T13:12:00Z">
                  <w:rPr>
                    <w:noProof/>
                    <w:lang w:eastAsia="ko-KR"/>
                  </w:rPr>
                </w:rPrChange>
              </w:rPr>
              <w:tab/>
            </w:r>
            <w:r w:rsidRPr="00F705A3" w:rsidDel="00203506">
              <w:rPr>
                <w:rFonts w:ascii="Poppins" w:hAnsi="Poppins"/>
                <w:sz w:val="20"/>
                <w:szCs w:val="20"/>
                <w:rPrChange w:id="928" w:author="thuyhuynh" w:date="2024-01-05T13:12:00Z">
                  <w:rPr>
                    <w:rStyle w:val="Hyperlink"/>
                    <w:noProof/>
                  </w:rPr>
                </w:rPrChange>
              </w:rPr>
              <w:delText>Conditions for Using USB</w:delText>
            </w:r>
            <w:r w:rsidR="00C70440" w:rsidRPr="00F705A3" w:rsidDel="00203506">
              <w:rPr>
                <w:rFonts w:ascii="Poppins" w:hAnsi="Poppins"/>
                <w:noProof/>
                <w:webHidden/>
                <w:sz w:val="20"/>
                <w:szCs w:val="20"/>
                <w:rPrChange w:id="929" w:author="thuyhuynh" w:date="2024-01-05T13:12:00Z">
                  <w:rPr>
                    <w:noProof/>
                    <w:webHidden/>
                  </w:rPr>
                </w:rPrChange>
              </w:rPr>
              <w:tab/>
            </w:r>
            <w:r w:rsidR="00EA636D" w:rsidRPr="00F705A3" w:rsidDel="00203506">
              <w:rPr>
                <w:rFonts w:ascii="Poppins" w:hAnsi="Poppins"/>
                <w:noProof/>
                <w:webHidden/>
                <w:sz w:val="20"/>
                <w:szCs w:val="20"/>
                <w:rPrChange w:id="930" w:author="thuyhuynh" w:date="2024-01-05T13:12:00Z">
                  <w:rPr>
                    <w:noProof/>
                    <w:webHidden/>
                  </w:rPr>
                </w:rPrChange>
              </w:rPr>
              <w:delText>9</w:delText>
            </w:r>
          </w:del>
        </w:p>
        <w:p w:rsidR="00C70440" w:rsidRPr="00F705A3" w:rsidDel="00203506" w:rsidRDefault="00ED0512">
          <w:pPr>
            <w:pStyle w:val="TOC1"/>
            <w:rPr>
              <w:del w:id="931" w:author="thuyhuynh" w:date="2024-01-05T13:16:00Z"/>
              <w:rFonts w:ascii="Poppins" w:hAnsi="Poppins"/>
              <w:noProof/>
              <w:sz w:val="20"/>
              <w:szCs w:val="20"/>
              <w:lang w:eastAsia="ko-KR"/>
              <w:rPrChange w:id="932" w:author="thuyhuynh" w:date="2024-01-05T13:12:00Z">
                <w:rPr>
                  <w:del w:id="933" w:author="thuyhuynh" w:date="2024-01-05T13:16:00Z"/>
                  <w:noProof/>
                  <w:lang w:eastAsia="ko-KR"/>
                </w:rPr>
              </w:rPrChange>
            </w:rPr>
          </w:pPr>
          <w:del w:id="934" w:author="thuyhuynh" w:date="2024-01-05T13:16:00Z">
            <w:r w:rsidRPr="00F705A3" w:rsidDel="00203506">
              <w:rPr>
                <w:rFonts w:ascii="Poppins" w:hAnsi="Poppins"/>
                <w:sz w:val="20"/>
                <w:szCs w:val="20"/>
                <w:rPrChange w:id="935" w:author="thuyhuynh" w:date="2024-01-05T13:12:00Z">
                  <w:rPr>
                    <w:rStyle w:val="Hyperlink"/>
                    <w:noProof/>
                  </w:rPr>
                </w:rPrChange>
              </w:rPr>
              <w:delText>9.</w:delText>
            </w:r>
            <w:r w:rsidR="00C70440" w:rsidRPr="00F705A3" w:rsidDel="00203506">
              <w:rPr>
                <w:rFonts w:ascii="Poppins" w:hAnsi="Poppins"/>
                <w:noProof/>
                <w:sz w:val="20"/>
                <w:szCs w:val="20"/>
                <w:lang w:eastAsia="ko-KR"/>
                <w:rPrChange w:id="936" w:author="thuyhuynh" w:date="2024-01-05T13:12:00Z">
                  <w:rPr>
                    <w:noProof/>
                    <w:lang w:eastAsia="ko-KR"/>
                  </w:rPr>
                </w:rPrChange>
              </w:rPr>
              <w:tab/>
            </w:r>
            <w:r w:rsidRPr="00F705A3" w:rsidDel="00203506">
              <w:rPr>
                <w:rFonts w:ascii="Poppins" w:hAnsi="Poppins"/>
                <w:sz w:val="20"/>
                <w:szCs w:val="20"/>
                <w:rPrChange w:id="937" w:author="thuyhuynh" w:date="2024-01-05T13:12:00Z">
                  <w:rPr>
                    <w:rStyle w:val="Hyperlink"/>
                    <w:noProof/>
                  </w:rPr>
                </w:rPrChange>
              </w:rPr>
              <w:delText>Legal Notice</w:delText>
            </w:r>
            <w:r w:rsidR="00C70440" w:rsidRPr="00F705A3" w:rsidDel="00203506">
              <w:rPr>
                <w:rFonts w:ascii="Poppins" w:hAnsi="Poppins"/>
                <w:noProof/>
                <w:webHidden/>
                <w:sz w:val="20"/>
                <w:szCs w:val="20"/>
                <w:rPrChange w:id="938" w:author="thuyhuynh" w:date="2024-01-05T13:12:00Z">
                  <w:rPr>
                    <w:noProof/>
                    <w:webHidden/>
                  </w:rPr>
                </w:rPrChange>
              </w:rPr>
              <w:tab/>
            </w:r>
            <w:r w:rsidR="00EA636D" w:rsidRPr="00F705A3" w:rsidDel="00203506">
              <w:rPr>
                <w:rFonts w:ascii="Poppins" w:hAnsi="Poppins"/>
                <w:noProof/>
                <w:webHidden/>
                <w:sz w:val="20"/>
                <w:szCs w:val="20"/>
                <w:rPrChange w:id="939" w:author="thuyhuynh" w:date="2024-01-05T13:12:00Z">
                  <w:rPr>
                    <w:noProof/>
                    <w:webHidden/>
                  </w:rPr>
                </w:rPrChange>
              </w:rPr>
              <w:delText>11</w:delText>
            </w:r>
          </w:del>
        </w:p>
        <w:p w:rsidR="00C70440" w:rsidRPr="00F705A3" w:rsidDel="00203506" w:rsidRDefault="00ED0512">
          <w:pPr>
            <w:pStyle w:val="TOC2"/>
            <w:rPr>
              <w:del w:id="940" w:author="thuyhuynh" w:date="2024-01-05T13:16:00Z"/>
              <w:rFonts w:ascii="Poppins" w:hAnsi="Poppins"/>
              <w:noProof/>
              <w:sz w:val="20"/>
              <w:szCs w:val="20"/>
              <w:lang w:eastAsia="ko-KR"/>
              <w:rPrChange w:id="941" w:author="thuyhuynh" w:date="2024-01-05T13:12:00Z">
                <w:rPr>
                  <w:del w:id="942" w:author="thuyhuynh" w:date="2024-01-05T13:16:00Z"/>
                  <w:noProof/>
                  <w:lang w:eastAsia="ko-KR"/>
                </w:rPr>
              </w:rPrChange>
            </w:rPr>
          </w:pPr>
          <w:del w:id="943" w:author="thuyhuynh" w:date="2024-01-05T13:16:00Z">
            <w:r w:rsidRPr="00F705A3" w:rsidDel="00203506">
              <w:rPr>
                <w:rFonts w:ascii="Poppins" w:hAnsi="Poppins"/>
                <w:sz w:val="20"/>
                <w:szCs w:val="20"/>
                <w:rPrChange w:id="944" w:author="thuyhuynh" w:date="2024-01-05T13:12:00Z">
                  <w:rPr>
                    <w:rStyle w:val="Hyperlink"/>
                    <w:noProof/>
                  </w:rPr>
                </w:rPrChange>
              </w:rPr>
              <w:delText>9.1.</w:delText>
            </w:r>
            <w:r w:rsidR="00C70440" w:rsidRPr="00F705A3" w:rsidDel="00203506">
              <w:rPr>
                <w:rFonts w:ascii="Poppins" w:hAnsi="Poppins"/>
                <w:noProof/>
                <w:sz w:val="20"/>
                <w:szCs w:val="20"/>
                <w:lang w:eastAsia="ko-KR"/>
                <w:rPrChange w:id="945" w:author="thuyhuynh" w:date="2024-01-05T13:12:00Z">
                  <w:rPr>
                    <w:noProof/>
                    <w:lang w:eastAsia="ko-KR"/>
                  </w:rPr>
                </w:rPrChange>
              </w:rPr>
              <w:tab/>
            </w:r>
            <w:r w:rsidRPr="00F705A3" w:rsidDel="00203506">
              <w:rPr>
                <w:rFonts w:ascii="Poppins" w:hAnsi="Poppins"/>
                <w:sz w:val="20"/>
                <w:szCs w:val="20"/>
                <w:rPrChange w:id="946" w:author="thuyhuynh" w:date="2024-01-05T13:12:00Z">
                  <w:rPr>
                    <w:rStyle w:val="Hyperlink"/>
                    <w:noProof/>
                  </w:rPr>
                </w:rPrChange>
              </w:rPr>
              <w:delText>Warranty Terms</w:delText>
            </w:r>
            <w:r w:rsidR="00C70440" w:rsidRPr="00F705A3" w:rsidDel="00203506">
              <w:rPr>
                <w:rFonts w:ascii="Poppins" w:hAnsi="Poppins"/>
                <w:noProof/>
                <w:webHidden/>
                <w:sz w:val="20"/>
                <w:szCs w:val="20"/>
                <w:rPrChange w:id="947" w:author="thuyhuynh" w:date="2024-01-05T13:12:00Z">
                  <w:rPr>
                    <w:noProof/>
                    <w:webHidden/>
                  </w:rPr>
                </w:rPrChange>
              </w:rPr>
              <w:tab/>
            </w:r>
            <w:r w:rsidR="00EA636D" w:rsidRPr="00F705A3" w:rsidDel="00203506">
              <w:rPr>
                <w:rFonts w:ascii="Poppins" w:hAnsi="Poppins"/>
                <w:noProof/>
                <w:webHidden/>
                <w:sz w:val="20"/>
                <w:szCs w:val="20"/>
                <w:rPrChange w:id="948" w:author="thuyhuynh" w:date="2024-01-05T13:12:00Z">
                  <w:rPr>
                    <w:noProof/>
                    <w:webHidden/>
                  </w:rPr>
                </w:rPrChange>
              </w:rPr>
              <w:delText>11</w:delText>
            </w:r>
          </w:del>
        </w:p>
        <w:p w:rsidR="00726FE7" w:rsidRPr="00F705A3" w:rsidRDefault="00ED0512" w:rsidP="00E172C5">
          <w:pPr>
            <w:pStyle w:val="TOC2"/>
            <w:rPr>
              <w:rFonts w:ascii="Poppins" w:hAnsi="Poppins"/>
              <w:sz w:val="20"/>
              <w:szCs w:val="20"/>
              <w:rPrChange w:id="949" w:author="thuyhuynh" w:date="2024-01-05T13:12:00Z">
                <w:rPr/>
              </w:rPrChange>
            </w:rPr>
          </w:pPr>
          <w:r w:rsidRPr="00F705A3">
            <w:rPr>
              <w:rFonts w:ascii="Poppins" w:hAnsi="Poppins"/>
              <w:sz w:val="20"/>
              <w:szCs w:val="20"/>
              <w:rPrChange w:id="950" w:author="thuyhuynh" w:date="2024-01-05T13:12:00Z">
                <w:rPr/>
              </w:rPrChange>
            </w:rPr>
            <w:fldChar w:fldCharType="end"/>
          </w:r>
        </w:p>
        <w:bookmarkStart w:id="951" w:name="_Toc308527229" w:displacedByCustomXml="next"/>
        <w:bookmarkEnd w:id="951" w:displacedByCustomXml="next"/>
      </w:sdtContent>
    </w:sdt>
    <w:p w:rsidR="008B4695" w:rsidRPr="00F705A3" w:rsidRDefault="008B4695">
      <w:pPr>
        <w:spacing w:after="200" w:line="276" w:lineRule="auto"/>
        <w:rPr>
          <w:rFonts w:ascii="Poppins" w:hAnsi="Poppins"/>
          <w:sz w:val="20"/>
          <w:szCs w:val="20"/>
          <w:lang w:eastAsia="ko-KR"/>
          <w:rPrChange w:id="952" w:author="thuyhuynh" w:date="2024-01-05T13:12:00Z">
            <w:rPr>
              <w:lang w:eastAsia="ko-KR"/>
            </w:rPr>
          </w:rPrChange>
        </w:rPr>
      </w:pPr>
      <w:r w:rsidRPr="00F705A3">
        <w:rPr>
          <w:rFonts w:ascii="Poppins" w:hAnsi="Poppins"/>
          <w:sz w:val="20"/>
          <w:szCs w:val="20"/>
          <w:rPrChange w:id="953" w:author="thuyhuynh" w:date="2024-01-05T13:12:00Z">
            <w:rPr/>
          </w:rPrChange>
        </w:rPr>
        <w:br w:type="page"/>
      </w:r>
    </w:p>
    <w:p w:rsidR="00220717" w:rsidRPr="00203506" w:rsidRDefault="00220717">
      <w:pPr>
        <w:pStyle w:val="Heading1"/>
        <w:rPr>
          <w:rFonts w:hint="eastAsia"/>
          <w:rPrChange w:id="954" w:author="thuyhuynh" w:date="2024-01-05T13:17:00Z">
            <w:rPr>
              <w:rFonts w:hint="eastAsia"/>
              <w:sz w:val="23"/>
              <w:szCs w:val="23"/>
            </w:rPr>
          </w:rPrChange>
        </w:rPr>
      </w:pPr>
      <w:bookmarkStart w:id="955" w:name="_Toc155352994"/>
      <w:r w:rsidRPr="00203506">
        <w:rPr>
          <w:rFonts w:hint="eastAsia"/>
        </w:rPr>
        <w:lastRenderedPageBreak/>
        <w:t>Preface</w:t>
      </w:r>
      <w:bookmarkEnd w:id="955"/>
    </w:p>
    <w:p w:rsidR="00220717" w:rsidRPr="00F705A3" w:rsidRDefault="00220717" w:rsidP="00220717">
      <w:pPr>
        <w:rPr>
          <w:rFonts w:ascii="Poppins" w:hAnsi="Poppins"/>
          <w:sz w:val="20"/>
          <w:szCs w:val="20"/>
          <w:lang w:eastAsia="ko-KR"/>
          <w:rPrChange w:id="956" w:author="thuyhuynh" w:date="2024-01-05T13:12:00Z">
            <w:rPr>
              <w:lang w:eastAsia="ko-KR"/>
            </w:rPr>
          </w:rPrChange>
        </w:rPr>
      </w:pPr>
    </w:p>
    <w:p w:rsidR="004F618F" w:rsidRPr="00203506" w:rsidDel="00B8033F" w:rsidRDefault="004F618F" w:rsidP="00220717">
      <w:pPr>
        <w:rPr>
          <w:del w:id="957" w:author="TANBAO" w:date="2014-01-02T15:10:00Z"/>
          <w:rFonts w:ascii="Poppins Medium" w:hAnsi="Poppins Medium"/>
          <w:sz w:val="24"/>
          <w:szCs w:val="24"/>
          <w:rPrChange w:id="958" w:author="thuyhuynh" w:date="2024-01-05T13:17:00Z">
            <w:rPr>
              <w:del w:id="959" w:author="TANBAO" w:date="2014-01-02T15:10:00Z"/>
              <w:lang w:eastAsia="ko-KR"/>
            </w:rPr>
          </w:rPrChange>
        </w:rPr>
      </w:pPr>
      <w:bookmarkStart w:id="960" w:name="_Toc376439568"/>
      <w:bookmarkStart w:id="961" w:name="_Toc376514736"/>
      <w:bookmarkStart w:id="962" w:name="_Toc376871045"/>
      <w:bookmarkStart w:id="963" w:name="_Toc376871798"/>
      <w:bookmarkStart w:id="964" w:name="_Toc505699367"/>
      <w:bookmarkStart w:id="965" w:name="_Toc155352995"/>
      <w:bookmarkEnd w:id="960"/>
      <w:bookmarkEnd w:id="961"/>
      <w:bookmarkEnd w:id="962"/>
      <w:bookmarkEnd w:id="963"/>
      <w:bookmarkEnd w:id="964"/>
      <w:bookmarkEnd w:id="965"/>
    </w:p>
    <w:p w:rsidR="00220717" w:rsidRPr="00203506" w:rsidRDefault="00220717" w:rsidP="007C653B">
      <w:pPr>
        <w:pStyle w:val="Heading2"/>
        <w:numPr>
          <w:ilvl w:val="1"/>
          <w:numId w:val="17"/>
        </w:numPr>
        <w:rPr>
          <w:rFonts w:ascii="Poppins Medium" w:hAnsi="Poppins Medium"/>
          <w:b w:val="0"/>
          <w:i w:val="0"/>
          <w:sz w:val="24"/>
          <w:szCs w:val="24"/>
          <w:rPrChange w:id="966" w:author="thuyhuynh" w:date="2024-01-05T13:17:00Z">
            <w:rPr/>
          </w:rPrChange>
        </w:rPr>
      </w:pPr>
      <w:bookmarkStart w:id="967" w:name="_Toc155352996"/>
      <w:r w:rsidRPr="00203506">
        <w:rPr>
          <w:rFonts w:ascii="Poppins Medium" w:hAnsi="Poppins Medium"/>
          <w:b w:val="0"/>
          <w:i w:val="0"/>
          <w:sz w:val="24"/>
          <w:szCs w:val="24"/>
          <w:rPrChange w:id="968" w:author="thuyhuynh" w:date="2024-01-05T13:17:00Z">
            <w:rPr/>
          </w:rPrChange>
        </w:rPr>
        <w:t>Purpose of this Document</w:t>
      </w:r>
      <w:bookmarkEnd w:id="967"/>
    </w:p>
    <w:p w:rsidR="00220717" w:rsidRPr="00F705A3" w:rsidRDefault="00220717" w:rsidP="00220717">
      <w:pPr>
        <w:rPr>
          <w:rFonts w:ascii="Poppins" w:hAnsi="Poppins"/>
          <w:sz w:val="20"/>
          <w:szCs w:val="20"/>
          <w:rPrChange w:id="969" w:author="thuyhuynh" w:date="2024-01-05T13:12:00Z">
            <w:rPr/>
          </w:rPrChange>
        </w:rPr>
      </w:pPr>
    </w:p>
    <w:p w:rsidR="00220717" w:rsidRPr="00F705A3" w:rsidRDefault="00220717" w:rsidP="008A37AA">
      <w:pPr>
        <w:jc w:val="both"/>
        <w:rPr>
          <w:rFonts w:ascii="Poppins" w:hAnsi="Poppins"/>
          <w:sz w:val="20"/>
          <w:szCs w:val="20"/>
          <w:rPrChange w:id="970" w:author="thuyhuynh" w:date="2024-01-05T13:12:00Z">
            <w:rPr/>
          </w:rPrChange>
        </w:rPr>
      </w:pPr>
      <w:r w:rsidRPr="00F705A3">
        <w:rPr>
          <w:rFonts w:ascii="Poppins" w:hAnsi="Poppins"/>
          <w:sz w:val="20"/>
          <w:szCs w:val="20"/>
          <w:rPrChange w:id="971" w:author="thuyhuynh" w:date="2024-01-05T13:12:00Z">
            <w:rPr/>
          </w:rPrChange>
        </w:rPr>
        <w:t>This Hardwa</w:t>
      </w:r>
      <w:r w:rsidR="000744FC" w:rsidRPr="00F705A3">
        <w:rPr>
          <w:rFonts w:ascii="Poppins" w:hAnsi="Poppins"/>
          <w:sz w:val="20"/>
          <w:szCs w:val="20"/>
          <w:rPrChange w:id="972" w:author="thuyhuynh" w:date="2024-01-05T13:12:00Z">
            <w:rPr/>
          </w:rPrChange>
        </w:rPr>
        <w:t xml:space="preserve">re </w:t>
      </w:r>
      <w:r w:rsidRPr="00F705A3">
        <w:rPr>
          <w:rFonts w:ascii="Poppins" w:hAnsi="Poppins"/>
          <w:sz w:val="20"/>
          <w:szCs w:val="20"/>
          <w:rPrChange w:id="973" w:author="thuyhuynh" w:date="2024-01-05T13:12:00Z">
            <w:rPr/>
          </w:rPrChange>
        </w:rPr>
        <w:t>Developer</w:t>
      </w:r>
      <w:r w:rsidR="00804D2A" w:rsidRPr="00F705A3">
        <w:rPr>
          <w:rFonts w:ascii="Poppins" w:hAnsi="Poppins"/>
          <w:sz w:val="20"/>
          <w:szCs w:val="20"/>
          <w:lang w:eastAsia="ko-KR"/>
          <w:rPrChange w:id="974" w:author="thuyhuynh" w:date="2024-01-05T13:12:00Z">
            <w:rPr>
              <w:lang w:eastAsia="ko-KR"/>
            </w:rPr>
          </w:rPrChange>
        </w:rPr>
        <w:t>’</w:t>
      </w:r>
      <w:r w:rsidR="004722DA" w:rsidRPr="00F705A3">
        <w:rPr>
          <w:rFonts w:ascii="Poppins" w:hAnsi="Poppins"/>
          <w:sz w:val="20"/>
          <w:szCs w:val="20"/>
          <w:lang w:eastAsia="ko-KR"/>
          <w:rPrChange w:id="975" w:author="thuyhuynh" w:date="2024-01-05T13:12:00Z">
            <w:rPr>
              <w:lang w:eastAsia="ko-KR"/>
            </w:rPr>
          </w:rPrChange>
        </w:rPr>
        <w:t>s</w:t>
      </w:r>
      <w:r w:rsidRPr="00F705A3">
        <w:rPr>
          <w:rFonts w:ascii="Poppins" w:hAnsi="Poppins"/>
          <w:sz w:val="20"/>
          <w:szCs w:val="20"/>
          <w:rPrChange w:id="976" w:author="thuyhuynh" w:date="2024-01-05T13:12:00Z">
            <w:rPr/>
          </w:rPrChange>
        </w:rPr>
        <w:t xml:space="preserve"> Manual provides detailed information useful for integrating the </w:t>
      </w:r>
      <w:del w:id="977" w:author="조준영" w:date="2021-05-10T15:55:00Z">
        <w:r w:rsidR="00615A3C" w:rsidRPr="00F705A3" w:rsidDel="00540DBC">
          <w:rPr>
            <w:rFonts w:ascii="Poppins" w:hAnsi="Poppins"/>
            <w:sz w:val="20"/>
            <w:szCs w:val="20"/>
            <w:rPrChange w:id="978" w:author="thuyhuynh" w:date="2024-01-05T13:12:00Z">
              <w:rPr/>
            </w:rPrChange>
          </w:rPr>
          <w:delText>IriShield</w:delText>
        </w:r>
      </w:del>
      <w:del w:id="979" w:author="조준영" w:date="2021-05-11T16:25:00Z">
        <w:r w:rsidR="00804D2A" w:rsidRPr="00F705A3" w:rsidDel="00B74C5C">
          <w:rPr>
            <w:rFonts w:ascii="Poppins" w:hAnsi="Poppins"/>
            <w:sz w:val="20"/>
            <w:szCs w:val="20"/>
            <w:vertAlign w:val="superscript"/>
            <w:lang w:eastAsia="ko-KR"/>
            <w:rPrChange w:id="980" w:author="thuyhuynh" w:date="2024-01-05T13:12:00Z">
              <w:rPr>
                <w:vertAlign w:val="superscript"/>
                <w:lang w:eastAsia="ko-KR"/>
              </w:rPr>
            </w:rPrChange>
          </w:rPr>
          <w:delText>TM</w:delText>
        </w:r>
      </w:del>
      <w:ins w:id="981" w:author="조준영" w:date="2021-05-11T16:25:00Z">
        <w:del w:id="982" w:author="thuyhuynh" w:date="2024-01-05T12:33:00Z">
          <w:r w:rsidR="00B74C5C" w:rsidRPr="00F705A3" w:rsidDel="00200F80">
            <w:rPr>
              <w:rFonts w:ascii="Poppins" w:hAnsi="Poppins"/>
              <w:sz w:val="20"/>
              <w:szCs w:val="20"/>
              <w:rPrChange w:id="983" w:author="thuyhuynh" w:date="2024-01-05T13:12:00Z">
                <w:rPr/>
              </w:rPrChange>
            </w:rPr>
            <w:delText>IriSentinel</w:delText>
          </w:r>
        </w:del>
      </w:ins>
      <w:ins w:id="984" w:author="thuyhuynh" w:date="2024-01-05T12:33:00Z">
        <w:r w:rsidR="008A2511" w:rsidRPr="00F705A3">
          <w:rPr>
            <w:rFonts w:ascii="Poppins" w:hAnsi="Poppins"/>
            <w:sz w:val="20"/>
            <w:szCs w:val="20"/>
            <w:rPrChange w:id="985" w:author="thuyhuynh" w:date="2024-01-05T13:12:00Z">
              <w:rPr/>
            </w:rPrChange>
          </w:rPr>
          <w:t>IriEnvoy-MK</w:t>
        </w:r>
      </w:ins>
      <w:ins w:id="986" w:author="조준영" w:date="2021-05-11T16:25:00Z">
        <w:del w:id="987" w:author="thuyhuynh" w:date="2024-01-05T12:34:00Z">
          <w:r w:rsidR="00B74C5C" w:rsidRPr="00F705A3" w:rsidDel="008A2511">
            <w:rPr>
              <w:rFonts w:ascii="Poppins" w:hAnsi="Poppins"/>
              <w:sz w:val="20"/>
              <w:szCs w:val="20"/>
              <w:vertAlign w:val="superscript"/>
              <w:rPrChange w:id="988" w:author="thuyhuynh" w:date="2024-01-05T13:12:00Z">
                <w:rPr/>
              </w:rPrChange>
            </w:rPr>
            <w:delText>TM</w:delText>
          </w:r>
        </w:del>
        <w:del w:id="989" w:author="thuyhuynh" w:date="2024-01-05T12:33:00Z">
          <w:r w:rsidR="00B74C5C" w:rsidRPr="00F705A3" w:rsidDel="00200F80">
            <w:rPr>
              <w:rFonts w:ascii="Poppins" w:hAnsi="Poppins"/>
              <w:sz w:val="20"/>
              <w:szCs w:val="20"/>
              <w:rPrChange w:id="990" w:author="thuyhuynh" w:date="2024-01-05T13:12:00Z">
                <w:rPr/>
              </w:rPrChange>
            </w:rPr>
            <w:delText>-UF15</w:delText>
          </w:r>
        </w:del>
      </w:ins>
      <w:del w:id="991" w:author="조준영" w:date="2021-05-10T15:56:00Z">
        <w:r w:rsidR="00615A3C" w:rsidRPr="00F705A3" w:rsidDel="00540DBC">
          <w:rPr>
            <w:rFonts w:ascii="Poppins" w:hAnsi="Poppins"/>
            <w:sz w:val="20"/>
            <w:szCs w:val="20"/>
            <w:rPrChange w:id="992" w:author="thuyhuynh" w:date="2024-01-05T13:12:00Z">
              <w:rPr/>
            </w:rPrChange>
          </w:rPr>
          <w:delText>-USB MK</w:delText>
        </w:r>
        <w:r w:rsidRPr="00F705A3" w:rsidDel="00540DBC">
          <w:rPr>
            <w:rFonts w:ascii="Poppins" w:hAnsi="Poppins"/>
            <w:sz w:val="20"/>
            <w:szCs w:val="20"/>
            <w:rPrChange w:id="993" w:author="thuyhuynh" w:date="2024-01-05T13:12:00Z">
              <w:rPr/>
            </w:rPrChange>
          </w:rPr>
          <w:delText xml:space="preserve"> </w:delText>
        </w:r>
        <w:r w:rsidR="00CA7D87" w:rsidRPr="00F705A3" w:rsidDel="00540DBC">
          <w:rPr>
            <w:rFonts w:ascii="Poppins" w:hAnsi="Poppins"/>
            <w:sz w:val="20"/>
            <w:szCs w:val="20"/>
            <w:lang w:eastAsia="ko-KR"/>
            <w:rPrChange w:id="994" w:author="thuyhuynh" w:date="2024-01-05T13:12:00Z">
              <w:rPr>
                <w:lang w:eastAsia="ko-KR"/>
              </w:rPr>
            </w:rPrChange>
          </w:rPr>
          <w:delText>2120U</w:delText>
        </w:r>
      </w:del>
      <w:ins w:id="995" w:author="Windows User" w:date="2018-02-06T15:28:00Z">
        <w:del w:id="996" w:author="조준영" w:date="2021-05-10T15:56:00Z">
          <w:r w:rsidR="00D94381" w:rsidRPr="00F705A3" w:rsidDel="00540DBC">
            <w:rPr>
              <w:rFonts w:ascii="Poppins" w:hAnsi="Poppins"/>
              <w:sz w:val="20"/>
              <w:szCs w:val="20"/>
              <w:lang w:eastAsia="ko-KR"/>
              <w:rPrChange w:id="997" w:author="thuyhuynh" w:date="2024-01-05T13:12:00Z">
                <w:rPr>
                  <w:lang w:eastAsia="ko-KR"/>
                </w:rPr>
              </w:rPrChange>
            </w:rPr>
            <w:delText>L</w:delText>
          </w:r>
        </w:del>
      </w:ins>
      <w:r w:rsidR="00CA7D87" w:rsidRPr="00F705A3">
        <w:rPr>
          <w:rFonts w:ascii="Poppins" w:hAnsi="Poppins"/>
          <w:sz w:val="20"/>
          <w:szCs w:val="20"/>
          <w:lang w:eastAsia="ko-KR"/>
          <w:rPrChange w:id="998" w:author="thuyhuynh" w:date="2024-01-05T13:12:00Z">
            <w:rPr>
              <w:lang w:eastAsia="ko-KR"/>
            </w:rPr>
          </w:rPrChange>
        </w:rPr>
        <w:t xml:space="preserve"> </w:t>
      </w:r>
      <w:r w:rsidRPr="00F705A3">
        <w:rPr>
          <w:rFonts w:ascii="Poppins" w:hAnsi="Poppins"/>
          <w:sz w:val="20"/>
          <w:szCs w:val="20"/>
          <w:rPrChange w:id="999" w:author="thuyhuynh" w:date="2024-01-05T13:12:00Z">
            <w:rPr/>
          </w:rPrChange>
        </w:rPr>
        <w:t>into customer solutions, including hardware specifications,</w:t>
      </w:r>
      <w:r w:rsidR="00831BB4" w:rsidRPr="00F705A3">
        <w:rPr>
          <w:rFonts w:ascii="Poppins" w:hAnsi="Poppins"/>
          <w:sz w:val="20"/>
          <w:szCs w:val="20"/>
          <w:rPrChange w:id="1000" w:author="thuyhuynh" w:date="2024-01-05T13:12:00Z">
            <w:rPr/>
          </w:rPrChange>
        </w:rPr>
        <w:t xml:space="preserve"> component te</w:t>
      </w:r>
      <w:r w:rsidR="001A61CD" w:rsidRPr="00F705A3">
        <w:rPr>
          <w:rFonts w:ascii="Poppins" w:hAnsi="Poppins"/>
          <w:sz w:val="20"/>
          <w:szCs w:val="20"/>
          <w:lang w:eastAsia="ko-KR"/>
          <w:rPrChange w:id="1001" w:author="thuyhuynh" w:date="2024-01-05T13:12:00Z">
            <w:rPr>
              <w:lang w:eastAsia="ko-KR"/>
            </w:rPr>
          </w:rPrChange>
        </w:rPr>
        <w:t>ch</w:t>
      </w:r>
      <w:r w:rsidR="00831BB4" w:rsidRPr="00F705A3">
        <w:rPr>
          <w:rFonts w:ascii="Poppins" w:hAnsi="Poppins"/>
          <w:sz w:val="20"/>
          <w:szCs w:val="20"/>
          <w:rPrChange w:id="1002" w:author="thuyhuynh" w:date="2024-01-05T13:12:00Z">
            <w:rPr/>
          </w:rPrChange>
        </w:rPr>
        <w:t>nology</w:t>
      </w:r>
      <w:r w:rsidR="00A7353A" w:rsidRPr="00F705A3">
        <w:rPr>
          <w:rFonts w:ascii="Poppins" w:hAnsi="Poppins"/>
          <w:sz w:val="20"/>
          <w:szCs w:val="20"/>
          <w:lang w:eastAsia="ko-KR"/>
          <w:rPrChange w:id="1003" w:author="thuyhuynh" w:date="2024-01-05T13:12:00Z">
            <w:rPr>
              <w:lang w:eastAsia="ko-KR"/>
            </w:rPr>
          </w:rPrChange>
        </w:rPr>
        <w:t xml:space="preserve"> </w:t>
      </w:r>
      <w:r w:rsidR="000744FC" w:rsidRPr="00F705A3">
        <w:rPr>
          <w:rFonts w:ascii="Poppins" w:hAnsi="Poppins"/>
          <w:sz w:val="20"/>
          <w:szCs w:val="20"/>
          <w:lang w:eastAsia="ko-KR"/>
          <w:rPrChange w:id="1004" w:author="thuyhuynh" w:date="2024-01-05T13:12:00Z">
            <w:rPr>
              <w:lang w:eastAsia="ko-KR"/>
            </w:rPr>
          </w:rPrChange>
        </w:rPr>
        <w:t xml:space="preserve">and </w:t>
      </w:r>
      <w:r w:rsidR="00831BB4" w:rsidRPr="00F705A3">
        <w:rPr>
          <w:rFonts w:ascii="Poppins" w:hAnsi="Poppins"/>
          <w:sz w:val="20"/>
          <w:szCs w:val="20"/>
          <w:rPrChange w:id="1005" w:author="thuyhuynh" w:date="2024-01-05T13:12:00Z">
            <w:rPr/>
          </w:rPrChange>
        </w:rPr>
        <w:t xml:space="preserve">component </w:t>
      </w:r>
      <w:r w:rsidRPr="00F705A3">
        <w:rPr>
          <w:rFonts w:ascii="Poppins" w:hAnsi="Poppins"/>
          <w:sz w:val="20"/>
          <w:szCs w:val="20"/>
          <w:rPrChange w:id="1006" w:author="thuyhuynh" w:date="2024-01-05T13:12:00Z">
            <w:rPr/>
          </w:rPrChange>
        </w:rPr>
        <w:t>assembly.</w:t>
      </w:r>
    </w:p>
    <w:p w:rsidR="00220717" w:rsidRPr="00F705A3" w:rsidRDefault="00220717" w:rsidP="008A37AA">
      <w:pPr>
        <w:jc w:val="both"/>
        <w:rPr>
          <w:rFonts w:ascii="Poppins" w:hAnsi="Poppins"/>
          <w:sz w:val="20"/>
          <w:szCs w:val="20"/>
          <w:lang w:eastAsia="ko-KR"/>
          <w:rPrChange w:id="1007" w:author="thuyhuynh" w:date="2024-01-05T13:12:00Z">
            <w:rPr>
              <w:lang w:eastAsia="ko-KR"/>
            </w:rPr>
          </w:rPrChange>
        </w:rPr>
      </w:pPr>
    </w:p>
    <w:p w:rsidR="004F618F" w:rsidRPr="00F705A3" w:rsidRDefault="004F618F" w:rsidP="008A37AA">
      <w:pPr>
        <w:jc w:val="both"/>
        <w:rPr>
          <w:rFonts w:ascii="Poppins" w:hAnsi="Poppins"/>
          <w:sz w:val="20"/>
          <w:szCs w:val="20"/>
          <w:lang w:eastAsia="ko-KR"/>
          <w:rPrChange w:id="1008" w:author="thuyhuynh" w:date="2024-01-05T13:12:00Z">
            <w:rPr>
              <w:lang w:eastAsia="ko-KR"/>
            </w:rPr>
          </w:rPrChange>
        </w:rPr>
      </w:pPr>
    </w:p>
    <w:p w:rsidR="00220717" w:rsidRPr="00203506" w:rsidRDefault="00220717" w:rsidP="007C653B">
      <w:pPr>
        <w:pStyle w:val="Heading2"/>
        <w:numPr>
          <w:ilvl w:val="1"/>
          <w:numId w:val="17"/>
        </w:numPr>
        <w:rPr>
          <w:rFonts w:ascii="Poppins Medium" w:hAnsi="Poppins Medium"/>
          <w:b w:val="0"/>
          <w:i w:val="0"/>
          <w:sz w:val="24"/>
          <w:szCs w:val="24"/>
          <w:rPrChange w:id="1009" w:author="thuyhuynh" w:date="2024-01-05T13:18:00Z">
            <w:rPr/>
          </w:rPrChange>
        </w:rPr>
      </w:pPr>
      <w:bookmarkStart w:id="1010" w:name="_Toc155352997"/>
      <w:r w:rsidRPr="00203506">
        <w:rPr>
          <w:rFonts w:ascii="Poppins Medium" w:hAnsi="Poppins Medium"/>
          <w:b w:val="0"/>
          <w:i w:val="0"/>
          <w:sz w:val="24"/>
          <w:szCs w:val="24"/>
          <w:rPrChange w:id="1011" w:author="thuyhuynh" w:date="2024-01-05T13:18:00Z">
            <w:rPr/>
          </w:rPrChange>
        </w:rPr>
        <w:t>Intended Reader</w:t>
      </w:r>
      <w:bookmarkEnd w:id="1010"/>
    </w:p>
    <w:p w:rsidR="00220717" w:rsidRPr="00F705A3" w:rsidRDefault="00220717" w:rsidP="008A37AA">
      <w:pPr>
        <w:jc w:val="both"/>
        <w:rPr>
          <w:rFonts w:ascii="Poppins" w:hAnsi="Poppins"/>
          <w:sz w:val="20"/>
          <w:szCs w:val="20"/>
          <w:rPrChange w:id="1012" w:author="thuyhuynh" w:date="2024-01-05T13:12:00Z">
            <w:rPr/>
          </w:rPrChange>
        </w:rPr>
      </w:pPr>
    </w:p>
    <w:p w:rsidR="00220717" w:rsidRPr="00F705A3" w:rsidRDefault="005B3B77" w:rsidP="008A37AA">
      <w:pPr>
        <w:jc w:val="both"/>
        <w:rPr>
          <w:rFonts w:ascii="Poppins" w:hAnsi="Poppins"/>
          <w:sz w:val="20"/>
          <w:szCs w:val="20"/>
          <w:rPrChange w:id="1013" w:author="thuyhuynh" w:date="2024-01-05T13:12:00Z">
            <w:rPr/>
          </w:rPrChange>
        </w:rPr>
      </w:pPr>
      <w:r w:rsidRPr="00F705A3">
        <w:rPr>
          <w:rFonts w:ascii="Poppins" w:hAnsi="Poppins"/>
          <w:sz w:val="20"/>
          <w:szCs w:val="20"/>
          <w:rPrChange w:id="1014" w:author="thuyhuynh" w:date="2024-01-05T13:12:00Z">
            <w:rPr/>
          </w:rPrChange>
        </w:rPr>
        <w:t xml:space="preserve">This document is written for hardware </w:t>
      </w:r>
      <w:r w:rsidR="00867C60" w:rsidRPr="00F705A3">
        <w:rPr>
          <w:rFonts w:ascii="Poppins" w:hAnsi="Poppins"/>
          <w:sz w:val="20"/>
          <w:szCs w:val="20"/>
          <w:rPrChange w:id="1015" w:author="thuyhuynh" w:date="2024-01-05T13:12:00Z">
            <w:rPr/>
          </w:rPrChange>
        </w:rPr>
        <w:t>engineers</w:t>
      </w:r>
      <w:r w:rsidRPr="00F705A3">
        <w:rPr>
          <w:rFonts w:ascii="Poppins" w:hAnsi="Poppins"/>
          <w:sz w:val="20"/>
          <w:szCs w:val="20"/>
          <w:rPrChange w:id="1016" w:author="thuyhuynh" w:date="2024-01-05T13:12:00Z">
            <w:rPr/>
          </w:rPrChange>
        </w:rPr>
        <w:t xml:space="preserve"> and systems architects</w:t>
      </w:r>
      <w:r w:rsidR="00A7353A" w:rsidRPr="00F705A3">
        <w:rPr>
          <w:rFonts w:ascii="Poppins" w:hAnsi="Poppins"/>
          <w:sz w:val="20"/>
          <w:szCs w:val="20"/>
          <w:lang w:eastAsia="ko-KR"/>
          <w:rPrChange w:id="1017" w:author="thuyhuynh" w:date="2024-01-05T13:12:00Z">
            <w:rPr>
              <w:lang w:eastAsia="ko-KR"/>
            </w:rPr>
          </w:rPrChange>
        </w:rPr>
        <w:t xml:space="preserve"> </w:t>
      </w:r>
      <w:r w:rsidRPr="00F705A3">
        <w:rPr>
          <w:rFonts w:ascii="Poppins" w:hAnsi="Poppins"/>
          <w:sz w:val="20"/>
          <w:szCs w:val="20"/>
          <w:rPrChange w:id="1018" w:author="thuyhuynh" w:date="2024-01-05T13:12:00Z">
            <w:rPr/>
          </w:rPrChange>
        </w:rPr>
        <w:t>responsible for designing and building complete biometrics solutions. Readers of this manual are assumed to be familiar with basic engineering, electronics and biometrics concepts.</w:t>
      </w:r>
      <w:r w:rsidR="00831BB4" w:rsidRPr="00F705A3">
        <w:rPr>
          <w:rFonts w:ascii="Poppins" w:hAnsi="Poppins"/>
          <w:sz w:val="20"/>
          <w:szCs w:val="20"/>
          <w:rPrChange w:id="1019" w:author="thuyhuynh" w:date="2024-01-05T13:12:00Z">
            <w:rPr/>
          </w:rPrChange>
        </w:rPr>
        <w:t xml:space="preserve">  There is no presumed knowledge about any aspect of the </w:t>
      </w:r>
      <w:del w:id="1020" w:author="조준영" w:date="2021-05-10T15:55:00Z">
        <w:r w:rsidR="00615A3C" w:rsidRPr="00F705A3" w:rsidDel="00540DBC">
          <w:rPr>
            <w:rFonts w:ascii="Poppins" w:hAnsi="Poppins"/>
            <w:sz w:val="20"/>
            <w:szCs w:val="20"/>
            <w:rPrChange w:id="1021" w:author="thuyhuynh" w:date="2024-01-05T13:12:00Z">
              <w:rPr/>
            </w:rPrChange>
          </w:rPr>
          <w:delText>IriShield</w:delText>
        </w:r>
      </w:del>
      <w:del w:id="1022" w:author="조준영" w:date="2021-05-11T16:25:00Z">
        <w:r w:rsidR="002B22FB" w:rsidRPr="00F705A3" w:rsidDel="00B74C5C">
          <w:rPr>
            <w:rFonts w:ascii="Poppins" w:hAnsi="Poppins"/>
            <w:sz w:val="20"/>
            <w:szCs w:val="20"/>
            <w:vertAlign w:val="superscript"/>
            <w:lang w:eastAsia="ko-KR"/>
            <w:rPrChange w:id="1023" w:author="thuyhuynh" w:date="2024-01-05T13:12:00Z">
              <w:rPr>
                <w:vertAlign w:val="superscript"/>
                <w:lang w:eastAsia="ko-KR"/>
              </w:rPr>
            </w:rPrChange>
          </w:rPr>
          <w:delText>TM</w:delText>
        </w:r>
      </w:del>
      <w:ins w:id="1024" w:author="조준영" w:date="2021-05-11T16:25:00Z">
        <w:del w:id="1025" w:author="thuyhuynh" w:date="2024-01-05T12:33:00Z">
          <w:r w:rsidR="00B74C5C" w:rsidRPr="00F705A3" w:rsidDel="00200F80">
            <w:rPr>
              <w:rFonts w:ascii="Poppins" w:hAnsi="Poppins"/>
              <w:sz w:val="20"/>
              <w:szCs w:val="20"/>
              <w:rPrChange w:id="1026" w:author="thuyhuynh" w:date="2024-01-05T13:12:00Z">
                <w:rPr/>
              </w:rPrChange>
            </w:rPr>
            <w:delText>IriSentinel</w:delText>
          </w:r>
        </w:del>
        <w:del w:id="1027" w:author="thuyhuynh" w:date="2024-01-05T12:35:00Z">
          <w:r w:rsidR="00B74C5C" w:rsidRPr="00F705A3" w:rsidDel="008A2511">
            <w:rPr>
              <w:rFonts w:ascii="Poppins" w:hAnsi="Poppins"/>
              <w:sz w:val="20"/>
              <w:szCs w:val="20"/>
              <w:vertAlign w:val="superscript"/>
              <w:rPrChange w:id="1028" w:author="thuyhuynh" w:date="2024-01-05T13:12:00Z">
                <w:rPr/>
              </w:rPrChange>
            </w:rPr>
            <w:delText>TM</w:delText>
          </w:r>
        </w:del>
      </w:ins>
      <w:ins w:id="1029" w:author="thuyhuynh" w:date="2024-01-05T12:35:00Z">
        <w:r w:rsidR="008A2511" w:rsidRPr="00F705A3">
          <w:rPr>
            <w:rFonts w:ascii="Poppins" w:hAnsi="Poppins"/>
            <w:sz w:val="20"/>
            <w:szCs w:val="20"/>
            <w:rPrChange w:id="1030" w:author="thuyhuynh" w:date="2024-01-05T13:12:00Z">
              <w:rPr/>
            </w:rPrChange>
          </w:rPr>
          <w:t>IriEnvoy-MK</w:t>
        </w:r>
      </w:ins>
      <w:ins w:id="1031" w:author="조준영" w:date="2021-05-11T16:25:00Z">
        <w:del w:id="1032" w:author="thuyhuynh" w:date="2024-01-05T12:33:00Z">
          <w:r w:rsidR="00B74C5C" w:rsidRPr="00F705A3" w:rsidDel="00200F80">
            <w:rPr>
              <w:rFonts w:ascii="Poppins" w:hAnsi="Poppins"/>
              <w:sz w:val="20"/>
              <w:szCs w:val="20"/>
              <w:rPrChange w:id="1033" w:author="thuyhuynh" w:date="2024-01-05T13:12:00Z">
                <w:rPr/>
              </w:rPrChange>
            </w:rPr>
            <w:delText>-UF15</w:delText>
          </w:r>
        </w:del>
      </w:ins>
      <w:del w:id="1034" w:author="조준영" w:date="2021-05-10T15:56:00Z">
        <w:r w:rsidR="00615A3C" w:rsidRPr="00F705A3" w:rsidDel="00540DBC">
          <w:rPr>
            <w:rFonts w:ascii="Poppins" w:hAnsi="Poppins"/>
            <w:sz w:val="20"/>
            <w:szCs w:val="20"/>
            <w:rPrChange w:id="1035" w:author="thuyhuynh" w:date="2024-01-05T13:12:00Z">
              <w:rPr/>
            </w:rPrChange>
          </w:rPr>
          <w:delText>-USB MK</w:delText>
        </w:r>
        <w:r w:rsidR="00CA7D87" w:rsidRPr="00F705A3" w:rsidDel="00540DBC">
          <w:rPr>
            <w:rFonts w:ascii="Poppins" w:hAnsi="Poppins"/>
            <w:sz w:val="20"/>
            <w:szCs w:val="20"/>
            <w:lang w:eastAsia="ko-KR"/>
            <w:rPrChange w:id="1036" w:author="thuyhuynh" w:date="2024-01-05T13:12:00Z">
              <w:rPr>
                <w:lang w:eastAsia="ko-KR"/>
              </w:rPr>
            </w:rPrChange>
          </w:rPr>
          <w:delText xml:space="preserve"> 2120U</w:delText>
        </w:r>
      </w:del>
      <w:ins w:id="1037" w:author="Windows User" w:date="2018-02-06T15:28:00Z">
        <w:del w:id="1038" w:author="조준영" w:date="2021-05-10T15:56:00Z">
          <w:r w:rsidR="00D94381" w:rsidRPr="00F705A3" w:rsidDel="00540DBC">
            <w:rPr>
              <w:rFonts w:ascii="Poppins" w:hAnsi="Poppins"/>
              <w:sz w:val="20"/>
              <w:szCs w:val="20"/>
              <w:lang w:eastAsia="ko-KR"/>
              <w:rPrChange w:id="1039" w:author="thuyhuynh" w:date="2024-01-05T13:12:00Z">
                <w:rPr>
                  <w:lang w:eastAsia="ko-KR"/>
                </w:rPr>
              </w:rPrChange>
            </w:rPr>
            <w:delText>L</w:delText>
          </w:r>
        </w:del>
      </w:ins>
      <w:r w:rsidR="00831BB4" w:rsidRPr="00F705A3">
        <w:rPr>
          <w:rFonts w:ascii="Poppins" w:hAnsi="Poppins"/>
          <w:sz w:val="20"/>
          <w:szCs w:val="20"/>
          <w:rPrChange w:id="1040" w:author="thuyhuynh" w:date="2024-01-05T13:12:00Z">
            <w:rPr/>
          </w:rPrChange>
        </w:rPr>
        <w:t>.</w:t>
      </w:r>
    </w:p>
    <w:p w:rsidR="005B3B77" w:rsidRPr="00F705A3" w:rsidRDefault="005B3B77" w:rsidP="008A37AA">
      <w:pPr>
        <w:jc w:val="both"/>
        <w:rPr>
          <w:rFonts w:ascii="Poppins" w:hAnsi="Poppins"/>
          <w:sz w:val="20"/>
          <w:szCs w:val="20"/>
          <w:lang w:eastAsia="ko-KR"/>
          <w:rPrChange w:id="1041" w:author="thuyhuynh" w:date="2024-01-05T13:12:00Z">
            <w:rPr>
              <w:lang w:eastAsia="ko-KR"/>
            </w:rPr>
          </w:rPrChange>
        </w:rPr>
      </w:pPr>
    </w:p>
    <w:p w:rsidR="004F618F" w:rsidRPr="00F705A3" w:rsidRDefault="004F618F" w:rsidP="008A37AA">
      <w:pPr>
        <w:jc w:val="both"/>
        <w:rPr>
          <w:rFonts w:ascii="Poppins" w:hAnsi="Poppins"/>
          <w:sz w:val="20"/>
          <w:szCs w:val="20"/>
          <w:lang w:eastAsia="ko-KR"/>
          <w:rPrChange w:id="1042" w:author="thuyhuynh" w:date="2024-01-05T13:12:00Z">
            <w:rPr>
              <w:lang w:eastAsia="ko-KR"/>
            </w:rPr>
          </w:rPrChange>
        </w:rPr>
      </w:pPr>
    </w:p>
    <w:p w:rsidR="00220717" w:rsidRPr="00203506" w:rsidRDefault="00220717" w:rsidP="007C653B">
      <w:pPr>
        <w:pStyle w:val="Heading2"/>
        <w:numPr>
          <w:ilvl w:val="1"/>
          <w:numId w:val="17"/>
        </w:numPr>
        <w:rPr>
          <w:rFonts w:ascii="Poppins Medium" w:hAnsi="Poppins Medium"/>
          <w:b w:val="0"/>
          <w:i w:val="0"/>
          <w:sz w:val="24"/>
          <w:szCs w:val="24"/>
          <w:rPrChange w:id="1043" w:author="thuyhuynh" w:date="2024-01-05T13:18:00Z">
            <w:rPr/>
          </w:rPrChange>
        </w:rPr>
      </w:pPr>
      <w:bookmarkStart w:id="1044" w:name="_Toc155352998"/>
      <w:r w:rsidRPr="00203506">
        <w:rPr>
          <w:rFonts w:ascii="Poppins Medium" w:hAnsi="Poppins Medium"/>
          <w:b w:val="0"/>
          <w:i w:val="0"/>
          <w:sz w:val="24"/>
          <w:szCs w:val="24"/>
          <w:rPrChange w:id="1045" w:author="thuyhuynh" w:date="2024-01-05T13:18:00Z">
            <w:rPr/>
          </w:rPrChange>
        </w:rPr>
        <w:t>Other Documentation</w:t>
      </w:r>
      <w:bookmarkEnd w:id="1044"/>
    </w:p>
    <w:p w:rsidR="00220717" w:rsidRPr="00F705A3" w:rsidRDefault="00220717" w:rsidP="008A37AA">
      <w:pPr>
        <w:jc w:val="both"/>
        <w:rPr>
          <w:rFonts w:ascii="Poppins" w:hAnsi="Poppins"/>
          <w:sz w:val="20"/>
          <w:szCs w:val="20"/>
          <w:rPrChange w:id="1046" w:author="thuyhuynh" w:date="2024-01-05T13:12:00Z">
            <w:rPr/>
          </w:rPrChange>
        </w:rPr>
      </w:pPr>
    </w:p>
    <w:p w:rsidR="00220717" w:rsidRPr="00F705A3" w:rsidRDefault="00220717" w:rsidP="008A37AA">
      <w:pPr>
        <w:jc w:val="both"/>
        <w:rPr>
          <w:rFonts w:ascii="Poppins" w:hAnsi="Poppins"/>
          <w:sz w:val="20"/>
          <w:szCs w:val="20"/>
          <w:rPrChange w:id="1047" w:author="thuyhuynh" w:date="2024-01-05T13:12:00Z">
            <w:rPr/>
          </w:rPrChange>
        </w:rPr>
      </w:pPr>
      <w:r w:rsidRPr="00F705A3">
        <w:rPr>
          <w:rFonts w:ascii="Poppins" w:hAnsi="Poppins"/>
          <w:sz w:val="20"/>
          <w:szCs w:val="20"/>
          <w:rPrChange w:id="1048" w:author="thuyhuynh" w:date="2024-01-05T13:12:00Z">
            <w:rPr/>
          </w:rPrChange>
        </w:rPr>
        <w:t>For additional inf</w:t>
      </w:r>
      <w:r w:rsidR="002B22FB" w:rsidRPr="00F705A3">
        <w:rPr>
          <w:rFonts w:ascii="Poppins" w:hAnsi="Poppins"/>
          <w:sz w:val="20"/>
          <w:szCs w:val="20"/>
          <w:rPrChange w:id="1049" w:author="thuyhuynh" w:date="2024-01-05T13:12:00Z">
            <w:rPr/>
          </w:rPrChange>
        </w:rPr>
        <w:t xml:space="preserve">ormation about this product, </w:t>
      </w:r>
      <w:r w:rsidR="002B22FB" w:rsidRPr="00F705A3">
        <w:rPr>
          <w:rFonts w:ascii="Poppins" w:hAnsi="Poppins"/>
          <w:sz w:val="20"/>
          <w:szCs w:val="20"/>
          <w:lang w:eastAsia="ko-KR"/>
          <w:rPrChange w:id="1050" w:author="thuyhuynh" w:date="2024-01-05T13:12:00Z">
            <w:rPr>
              <w:lang w:eastAsia="ko-KR"/>
            </w:rPr>
          </w:rPrChange>
        </w:rPr>
        <w:t>refer to</w:t>
      </w:r>
      <w:r w:rsidRPr="00F705A3">
        <w:rPr>
          <w:rFonts w:ascii="Poppins" w:hAnsi="Poppins"/>
          <w:sz w:val="20"/>
          <w:szCs w:val="20"/>
          <w:rPrChange w:id="1051" w:author="thuyhuynh" w:date="2024-01-05T13:12:00Z">
            <w:rPr/>
          </w:rPrChange>
        </w:rPr>
        <w:t xml:space="preserve"> the following documents:</w:t>
      </w:r>
    </w:p>
    <w:p w:rsidR="00220717" w:rsidRPr="00F705A3" w:rsidRDefault="00220717" w:rsidP="008A37AA">
      <w:pPr>
        <w:jc w:val="both"/>
        <w:rPr>
          <w:rFonts w:ascii="Poppins" w:hAnsi="Poppins"/>
          <w:sz w:val="20"/>
          <w:szCs w:val="20"/>
          <w:rPrChange w:id="1052" w:author="thuyhuynh" w:date="2024-01-05T13:12:00Z">
            <w:rPr/>
          </w:rPrChange>
        </w:rPr>
      </w:pPr>
    </w:p>
    <w:p w:rsidR="00220717" w:rsidRPr="00F705A3" w:rsidRDefault="009F1CE5" w:rsidP="00041726">
      <w:pPr>
        <w:pStyle w:val="ListParagraph"/>
        <w:numPr>
          <w:ilvl w:val="0"/>
          <w:numId w:val="3"/>
        </w:numPr>
        <w:jc w:val="both"/>
        <w:rPr>
          <w:rFonts w:ascii="Poppins" w:hAnsi="Poppins"/>
          <w:sz w:val="20"/>
          <w:szCs w:val="20"/>
          <w:rPrChange w:id="1053" w:author="thuyhuynh" w:date="2024-01-05T13:12:00Z">
            <w:rPr/>
          </w:rPrChange>
        </w:rPr>
      </w:pPr>
      <w:del w:id="1054" w:author="조준영" w:date="2021-05-10T15:55:00Z">
        <w:r w:rsidRPr="00F705A3" w:rsidDel="00540DBC">
          <w:rPr>
            <w:rFonts w:ascii="Poppins" w:hAnsi="Poppins"/>
            <w:sz w:val="20"/>
            <w:szCs w:val="20"/>
            <w:rPrChange w:id="1055" w:author="thuyhuynh" w:date="2024-01-05T13:12:00Z">
              <w:rPr/>
            </w:rPrChange>
          </w:rPr>
          <w:delText>IriShield</w:delText>
        </w:r>
      </w:del>
      <w:del w:id="1056" w:author="조준영" w:date="2021-05-11T16:25:00Z">
        <w:r w:rsidR="00470B1D" w:rsidRPr="00F705A3" w:rsidDel="00B74C5C">
          <w:rPr>
            <w:rFonts w:ascii="Poppins" w:hAnsi="Poppins"/>
            <w:sz w:val="20"/>
            <w:szCs w:val="20"/>
            <w:vertAlign w:val="superscript"/>
            <w:rPrChange w:id="1057" w:author="thuyhuynh" w:date="2024-01-05T13:12:00Z">
              <w:rPr>
                <w:vertAlign w:val="superscript"/>
              </w:rPr>
            </w:rPrChange>
          </w:rPr>
          <w:delText>TM</w:delText>
        </w:r>
      </w:del>
      <w:ins w:id="1058" w:author="조준영" w:date="2021-05-11T16:25:00Z">
        <w:del w:id="1059" w:author="thuyhuynh" w:date="2024-01-05T12:33:00Z">
          <w:r w:rsidR="00B74C5C" w:rsidRPr="00F705A3" w:rsidDel="00200F80">
            <w:rPr>
              <w:rFonts w:ascii="Poppins" w:hAnsi="Poppins"/>
              <w:sz w:val="20"/>
              <w:szCs w:val="20"/>
              <w:rPrChange w:id="1060" w:author="thuyhuynh" w:date="2024-01-05T13:12:00Z">
                <w:rPr/>
              </w:rPrChange>
            </w:rPr>
            <w:delText>IriSentinel</w:delText>
          </w:r>
        </w:del>
        <w:del w:id="1061" w:author="thuyhuynh" w:date="2024-01-05T12:35:00Z">
          <w:r w:rsidR="00B74C5C" w:rsidRPr="00F705A3" w:rsidDel="008A2511">
            <w:rPr>
              <w:rFonts w:ascii="Poppins" w:hAnsi="Poppins"/>
              <w:sz w:val="20"/>
              <w:szCs w:val="20"/>
              <w:vertAlign w:val="superscript"/>
              <w:rPrChange w:id="1062" w:author="thuyhuynh" w:date="2024-01-05T13:12:00Z">
                <w:rPr/>
              </w:rPrChange>
            </w:rPr>
            <w:delText>TM</w:delText>
          </w:r>
        </w:del>
      </w:ins>
      <w:ins w:id="1063" w:author="thuyhuynh" w:date="2024-01-05T12:35:00Z">
        <w:r w:rsidR="008A2511" w:rsidRPr="00F705A3">
          <w:rPr>
            <w:rFonts w:ascii="Poppins" w:hAnsi="Poppins"/>
            <w:sz w:val="20"/>
            <w:szCs w:val="20"/>
            <w:rPrChange w:id="1064" w:author="thuyhuynh" w:date="2024-01-05T13:12:00Z">
              <w:rPr/>
            </w:rPrChange>
          </w:rPr>
          <w:t xml:space="preserve">IriEnvoy-MK </w:t>
        </w:r>
      </w:ins>
      <w:ins w:id="1065" w:author="조준영" w:date="2021-05-11T16:25:00Z">
        <w:del w:id="1066" w:author="thuyhuynh" w:date="2024-01-05T12:33:00Z">
          <w:r w:rsidR="00B74C5C" w:rsidRPr="00F705A3" w:rsidDel="00200F80">
            <w:rPr>
              <w:rFonts w:ascii="Poppins" w:hAnsi="Poppins"/>
              <w:sz w:val="20"/>
              <w:szCs w:val="20"/>
              <w:rPrChange w:id="1067" w:author="thuyhuynh" w:date="2024-01-05T13:12:00Z">
                <w:rPr/>
              </w:rPrChange>
            </w:rPr>
            <w:delText>-UF15</w:delText>
          </w:r>
        </w:del>
      </w:ins>
      <w:del w:id="1068" w:author="조준영" w:date="2021-05-10T15:56:00Z">
        <w:r w:rsidRPr="00F705A3" w:rsidDel="00540DBC">
          <w:rPr>
            <w:rFonts w:ascii="Poppins" w:hAnsi="Poppins"/>
            <w:sz w:val="20"/>
            <w:szCs w:val="20"/>
            <w:rPrChange w:id="1069" w:author="thuyhuynh" w:date="2024-01-05T13:12:00Z">
              <w:rPr/>
            </w:rPrChange>
          </w:rPr>
          <w:delText>-USB MK 2120U</w:delText>
        </w:r>
      </w:del>
      <w:ins w:id="1070" w:author="Windows User" w:date="2018-02-06T15:28:00Z">
        <w:del w:id="1071" w:author="조준영" w:date="2021-05-10T15:56:00Z">
          <w:r w:rsidR="00D94381" w:rsidRPr="00F705A3" w:rsidDel="00540DBC">
            <w:rPr>
              <w:rFonts w:ascii="Poppins" w:hAnsi="Poppins"/>
              <w:sz w:val="20"/>
              <w:szCs w:val="20"/>
              <w:rPrChange w:id="1072" w:author="thuyhuynh" w:date="2024-01-05T13:12:00Z">
                <w:rPr/>
              </w:rPrChange>
            </w:rPr>
            <w:delText>L</w:delText>
          </w:r>
        </w:del>
      </w:ins>
      <w:r w:rsidRPr="00F705A3">
        <w:rPr>
          <w:rFonts w:ascii="Poppins" w:hAnsi="Poppins"/>
          <w:sz w:val="20"/>
          <w:szCs w:val="20"/>
          <w:rPrChange w:id="1073" w:author="thuyhuynh" w:date="2024-01-05T13:12:00Z">
            <w:rPr/>
          </w:rPrChange>
        </w:rPr>
        <w:t xml:space="preserve"> Basic User's Guide </w:t>
      </w:r>
      <w:r w:rsidR="00220717" w:rsidRPr="00F705A3">
        <w:rPr>
          <w:rFonts w:ascii="Poppins" w:hAnsi="Poppins"/>
          <w:sz w:val="20"/>
          <w:szCs w:val="20"/>
          <w:rPrChange w:id="1074" w:author="thuyhuynh" w:date="2024-01-05T13:12:00Z">
            <w:rPr/>
          </w:rPrChange>
        </w:rPr>
        <w:t>–</w:t>
      </w:r>
      <w:del w:id="1075" w:author="ptdung" w:date="2023-11-30T18:50:00Z">
        <w:r w:rsidR="00220717" w:rsidRPr="00F705A3" w:rsidDel="0049191C">
          <w:rPr>
            <w:rFonts w:ascii="Poppins" w:hAnsi="Poppins"/>
            <w:sz w:val="20"/>
            <w:szCs w:val="20"/>
            <w:rPrChange w:id="1076" w:author="thuyhuynh" w:date="2024-01-05T13:12:00Z">
              <w:rPr/>
            </w:rPrChange>
          </w:rPr>
          <w:delText xml:space="preserve"> </w:delText>
        </w:r>
      </w:del>
      <w:ins w:id="1077" w:author="ptdung" w:date="2023-11-30T18:50:00Z">
        <w:r w:rsidR="0049191C" w:rsidRPr="00F705A3">
          <w:rPr>
            <w:rFonts w:ascii="Poppins" w:hAnsi="Poppins"/>
            <w:sz w:val="20"/>
            <w:szCs w:val="20"/>
            <w:rPrChange w:id="1078" w:author="thuyhuynh" w:date="2024-01-05T13:12:00Z">
              <w:rPr/>
            </w:rPrChange>
          </w:rPr>
          <w:t xml:space="preserve"> </w:t>
        </w:r>
      </w:ins>
      <w:del w:id="1079" w:author="ptdung" w:date="2023-11-30T18:50:00Z">
        <w:r w:rsidR="00205BCE" w:rsidRPr="00F705A3" w:rsidDel="0049191C">
          <w:rPr>
            <w:rFonts w:ascii="Poppins" w:hAnsi="Poppins"/>
            <w:sz w:val="20"/>
            <w:szCs w:val="20"/>
            <w:rPrChange w:id="1080" w:author="thuyhuynh" w:date="2024-01-05T13:12:00Z">
              <w:rPr/>
            </w:rPrChange>
          </w:rPr>
          <w:delText xml:space="preserve"> </w:delText>
        </w:r>
      </w:del>
      <w:r w:rsidR="00220717" w:rsidRPr="00F705A3">
        <w:rPr>
          <w:rFonts w:ascii="Poppins" w:hAnsi="Poppins"/>
          <w:sz w:val="20"/>
          <w:szCs w:val="20"/>
          <w:rPrChange w:id="1081" w:author="thuyhuynh" w:date="2024-01-05T13:12:00Z">
            <w:rPr/>
          </w:rPrChange>
        </w:rPr>
        <w:t>instructions on how to operate the</w:t>
      </w:r>
      <w:r w:rsidRPr="00F705A3">
        <w:rPr>
          <w:rFonts w:ascii="Poppins" w:hAnsi="Poppins"/>
          <w:sz w:val="20"/>
          <w:szCs w:val="20"/>
          <w:rPrChange w:id="1082" w:author="thuyhuynh" w:date="2024-01-05T13:12:00Z">
            <w:rPr/>
          </w:rPrChange>
        </w:rPr>
        <w:t xml:space="preserve"> </w:t>
      </w:r>
      <w:r w:rsidR="00220717" w:rsidRPr="00F705A3">
        <w:rPr>
          <w:rFonts w:ascii="Poppins" w:hAnsi="Poppins"/>
          <w:sz w:val="20"/>
          <w:szCs w:val="20"/>
          <w:rPrChange w:id="1083" w:author="thuyhuynh" w:date="2024-01-05T13:12:00Z">
            <w:rPr/>
          </w:rPrChange>
        </w:rPr>
        <w:t>camera and conduct simple demonstrations</w:t>
      </w:r>
      <w:ins w:id="1084" w:author="ptdung" w:date="2023-11-30T18:50:00Z">
        <w:r w:rsidR="0049191C" w:rsidRPr="00F705A3">
          <w:rPr>
            <w:rFonts w:ascii="Poppins" w:hAnsi="Poppins"/>
            <w:sz w:val="20"/>
            <w:szCs w:val="20"/>
            <w:rPrChange w:id="1085" w:author="thuyhuynh" w:date="2024-01-05T13:12:00Z">
              <w:rPr/>
            </w:rPrChange>
          </w:rPr>
          <w:t>.</w:t>
        </w:r>
      </w:ins>
    </w:p>
    <w:p w:rsidR="009332D6" w:rsidRPr="00F705A3" w:rsidRDefault="009F1CE5" w:rsidP="00041726">
      <w:pPr>
        <w:pStyle w:val="ListParagraph"/>
        <w:numPr>
          <w:ilvl w:val="0"/>
          <w:numId w:val="3"/>
        </w:numPr>
        <w:jc w:val="both"/>
        <w:rPr>
          <w:rFonts w:ascii="Poppins" w:hAnsi="Poppins"/>
          <w:sz w:val="20"/>
          <w:szCs w:val="20"/>
          <w:rPrChange w:id="1086" w:author="thuyhuynh" w:date="2024-01-05T13:12:00Z">
            <w:rPr/>
          </w:rPrChange>
        </w:rPr>
      </w:pPr>
      <w:del w:id="1087" w:author="조준영" w:date="2021-05-10T15:55:00Z">
        <w:r w:rsidRPr="00F705A3" w:rsidDel="00540DBC">
          <w:rPr>
            <w:rFonts w:ascii="Poppins" w:hAnsi="Poppins"/>
            <w:sz w:val="20"/>
            <w:szCs w:val="20"/>
            <w:rPrChange w:id="1088" w:author="thuyhuynh" w:date="2024-01-05T13:12:00Z">
              <w:rPr/>
            </w:rPrChange>
          </w:rPr>
          <w:delText>IriShield</w:delText>
        </w:r>
      </w:del>
      <w:del w:id="1089" w:author="조준영" w:date="2021-05-11T16:25:00Z">
        <w:r w:rsidR="00470B1D" w:rsidRPr="00F705A3" w:rsidDel="00B74C5C">
          <w:rPr>
            <w:rFonts w:ascii="Poppins" w:hAnsi="Poppins"/>
            <w:sz w:val="20"/>
            <w:szCs w:val="20"/>
            <w:vertAlign w:val="superscript"/>
            <w:rPrChange w:id="1090" w:author="thuyhuynh" w:date="2024-01-05T13:12:00Z">
              <w:rPr>
                <w:vertAlign w:val="superscript"/>
              </w:rPr>
            </w:rPrChange>
          </w:rPr>
          <w:delText>TM</w:delText>
        </w:r>
      </w:del>
      <w:ins w:id="1091" w:author="조준영" w:date="2021-05-11T16:25:00Z">
        <w:del w:id="1092" w:author="thuyhuynh" w:date="2024-01-05T12:33:00Z">
          <w:r w:rsidR="00B74C5C" w:rsidRPr="00F705A3" w:rsidDel="00200F80">
            <w:rPr>
              <w:rFonts w:ascii="Poppins" w:hAnsi="Poppins"/>
              <w:sz w:val="20"/>
              <w:szCs w:val="20"/>
              <w:rPrChange w:id="1093" w:author="thuyhuynh" w:date="2024-01-05T13:12:00Z">
                <w:rPr/>
              </w:rPrChange>
            </w:rPr>
            <w:delText>IriSentinel</w:delText>
          </w:r>
        </w:del>
        <w:del w:id="1094" w:author="thuyhuynh" w:date="2024-01-05T12:35:00Z">
          <w:r w:rsidR="00B74C5C" w:rsidRPr="00F705A3" w:rsidDel="008A2511">
            <w:rPr>
              <w:rFonts w:ascii="Poppins" w:hAnsi="Poppins"/>
              <w:sz w:val="20"/>
              <w:szCs w:val="20"/>
              <w:vertAlign w:val="superscript"/>
              <w:rPrChange w:id="1095" w:author="thuyhuynh" w:date="2024-01-05T13:12:00Z">
                <w:rPr/>
              </w:rPrChange>
            </w:rPr>
            <w:delText>TM</w:delText>
          </w:r>
        </w:del>
      </w:ins>
      <w:ins w:id="1096" w:author="thuyhuynh" w:date="2024-01-05T12:35:00Z">
        <w:r w:rsidR="008A2511" w:rsidRPr="00F705A3">
          <w:rPr>
            <w:rFonts w:ascii="Poppins" w:hAnsi="Poppins"/>
            <w:sz w:val="20"/>
            <w:szCs w:val="20"/>
            <w:rPrChange w:id="1097" w:author="thuyhuynh" w:date="2024-01-05T13:12:00Z">
              <w:rPr/>
            </w:rPrChange>
          </w:rPr>
          <w:t xml:space="preserve">IriEnvoy-MK </w:t>
        </w:r>
      </w:ins>
      <w:ins w:id="1098" w:author="조준영" w:date="2021-05-11T16:25:00Z">
        <w:del w:id="1099" w:author="thuyhuynh" w:date="2024-01-05T12:33:00Z">
          <w:r w:rsidR="00B74C5C" w:rsidRPr="00F705A3" w:rsidDel="00200F80">
            <w:rPr>
              <w:rFonts w:ascii="Poppins" w:hAnsi="Poppins"/>
              <w:sz w:val="20"/>
              <w:szCs w:val="20"/>
              <w:rPrChange w:id="1100" w:author="thuyhuynh" w:date="2024-01-05T13:12:00Z">
                <w:rPr/>
              </w:rPrChange>
            </w:rPr>
            <w:delText>-UF15</w:delText>
          </w:r>
        </w:del>
      </w:ins>
      <w:del w:id="1101" w:author="조준영" w:date="2021-05-10T15:56:00Z">
        <w:r w:rsidRPr="00F705A3" w:rsidDel="00540DBC">
          <w:rPr>
            <w:rFonts w:ascii="Poppins" w:hAnsi="Poppins"/>
            <w:sz w:val="20"/>
            <w:szCs w:val="20"/>
            <w:rPrChange w:id="1102" w:author="thuyhuynh" w:date="2024-01-05T13:12:00Z">
              <w:rPr/>
            </w:rPrChange>
          </w:rPr>
          <w:delText>-USB</w:delText>
        </w:r>
      </w:del>
      <w:del w:id="1103" w:author="ptdung" w:date="2023-11-30T18:50:00Z">
        <w:r w:rsidRPr="00F705A3" w:rsidDel="0049191C">
          <w:rPr>
            <w:rFonts w:ascii="Poppins" w:hAnsi="Poppins"/>
            <w:sz w:val="20"/>
            <w:szCs w:val="20"/>
            <w:rPrChange w:id="1104" w:author="thuyhuynh" w:date="2024-01-05T13:12:00Z">
              <w:rPr/>
            </w:rPrChange>
          </w:rPr>
          <w:delText xml:space="preserve"> </w:delText>
        </w:r>
      </w:del>
      <w:del w:id="1105" w:author="조준영" w:date="2021-05-10T15:57:00Z">
        <w:r w:rsidRPr="00F705A3" w:rsidDel="00540DBC">
          <w:rPr>
            <w:rFonts w:ascii="Poppins" w:hAnsi="Poppins"/>
            <w:sz w:val="20"/>
            <w:szCs w:val="20"/>
            <w:rPrChange w:id="1106" w:author="thuyhuynh" w:date="2024-01-05T13:12:00Z">
              <w:rPr/>
            </w:rPrChange>
          </w:rPr>
          <w:delText>and</w:delText>
        </w:r>
      </w:del>
      <w:del w:id="1107" w:author="ptdung" w:date="2023-11-30T18:50:00Z">
        <w:r w:rsidRPr="00F705A3" w:rsidDel="0049191C">
          <w:rPr>
            <w:rFonts w:ascii="Poppins" w:hAnsi="Poppins"/>
            <w:sz w:val="20"/>
            <w:szCs w:val="20"/>
            <w:rPrChange w:id="1108" w:author="thuyhuynh" w:date="2024-01-05T13:12:00Z">
              <w:rPr/>
            </w:rPrChange>
          </w:rPr>
          <w:delText xml:space="preserve"> </w:delText>
        </w:r>
      </w:del>
      <w:del w:id="1109" w:author="조준영" w:date="2021-05-10T15:55:00Z">
        <w:r w:rsidRPr="00F705A3" w:rsidDel="00540DBC">
          <w:rPr>
            <w:rFonts w:ascii="Poppins" w:hAnsi="Poppins"/>
            <w:sz w:val="20"/>
            <w:szCs w:val="20"/>
            <w:rPrChange w:id="1110" w:author="thuyhuynh" w:date="2024-01-05T13:12:00Z">
              <w:rPr/>
            </w:rPrChange>
          </w:rPr>
          <w:delText>IriShield</w:delText>
        </w:r>
      </w:del>
      <w:del w:id="1111" w:author="조준영" w:date="2021-05-10T15:57:00Z">
        <w:r w:rsidR="00470B1D" w:rsidRPr="00F705A3" w:rsidDel="00540DBC">
          <w:rPr>
            <w:rFonts w:ascii="Poppins" w:hAnsi="Poppins"/>
            <w:sz w:val="20"/>
            <w:szCs w:val="20"/>
            <w:vertAlign w:val="superscript"/>
            <w:rPrChange w:id="1112" w:author="thuyhuynh" w:date="2024-01-05T13:12:00Z">
              <w:rPr>
                <w:vertAlign w:val="superscript"/>
              </w:rPr>
            </w:rPrChange>
          </w:rPr>
          <w:delText>TM</w:delText>
        </w:r>
        <w:r w:rsidRPr="00F705A3" w:rsidDel="00540DBC">
          <w:rPr>
            <w:rFonts w:ascii="Poppins" w:hAnsi="Poppins"/>
            <w:sz w:val="20"/>
            <w:szCs w:val="20"/>
            <w:rPrChange w:id="1113" w:author="thuyhuynh" w:date="2024-01-05T13:12:00Z">
              <w:rPr/>
            </w:rPrChange>
          </w:rPr>
          <w:delText>-UART</w:delText>
        </w:r>
      </w:del>
      <w:del w:id="1114" w:author="TANBAO" w:date="2014-01-02T15:11:00Z">
        <w:r w:rsidRPr="00F705A3" w:rsidDel="00B8033F">
          <w:rPr>
            <w:rFonts w:ascii="Poppins" w:hAnsi="Poppins"/>
            <w:sz w:val="20"/>
            <w:szCs w:val="20"/>
            <w:rPrChange w:id="1115" w:author="thuyhuynh" w:date="2024-01-05T13:12:00Z">
              <w:rPr/>
            </w:rPrChange>
          </w:rPr>
          <w:delText xml:space="preserve"> </w:delText>
        </w:r>
        <w:r w:rsidR="00054C96" w:rsidRPr="00F705A3" w:rsidDel="00B8033F">
          <w:rPr>
            <w:rFonts w:ascii="Poppins" w:hAnsi="Poppins"/>
            <w:sz w:val="20"/>
            <w:szCs w:val="20"/>
            <w:rPrChange w:id="1116" w:author="thuyhuynh" w:date="2024-01-05T13:12:00Z">
              <w:rPr/>
            </w:rPrChange>
          </w:rPr>
          <w:delText xml:space="preserve">(Bino &amp; </w:delText>
        </w:r>
        <w:r w:rsidRPr="00F705A3" w:rsidDel="00B8033F">
          <w:rPr>
            <w:rFonts w:ascii="Poppins" w:hAnsi="Poppins"/>
            <w:sz w:val="20"/>
            <w:szCs w:val="20"/>
            <w:rPrChange w:id="1117" w:author="thuyhuynh" w:date="2024-01-05T13:12:00Z">
              <w:rPr/>
            </w:rPrChange>
          </w:rPr>
          <w:delText>Mono</w:delText>
        </w:r>
        <w:r w:rsidR="00054C96" w:rsidRPr="00F705A3" w:rsidDel="00B8033F">
          <w:rPr>
            <w:rFonts w:ascii="Poppins" w:hAnsi="Poppins"/>
            <w:sz w:val="20"/>
            <w:szCs w:val="20"/>
            <w:rPrChange w:id="1118" w:author="thuyhuynh" w:date="2024-01-05T13:12:00Z">
              <w:rPr/>
            </w:rPrChange>
          </w:rPr>
          <w:delText>)</w:delText>
        </w:r>
      </w:del>
      <w:del w:id="1119" w:author="ptdung" w:date="2023-11-30T18:50:00Z">
        <w:r w:rsidRPr="00F705A3" w:rsidDel="0049191C">
          <w:rPr>
            <w:rFonts w:ascii="Poppins" w:hAnsi="Poppins"/>
            <w:sz w:val="20"/>
            <w:szCs w:val="20"/>
            <w:rPrChange w:id="1120" w:author="thuyhuynh" w:date="2024-01-05T13:12:00Z">
              <w:rPr/>
            </w:rPrChange>
          </w:rPr>
          <w:delText xml:space="preserve"> </w:delText>
        </w:r>
      </w:del>
      <w:ins w:id="1121" w:author="ptdung" w:date="2023-11-30T18:50:00Z">
        <w:r w:rsidR="0049191C" w:rsidRPr="00F705A3">
          <w:rPr>
            <w:rFonts w:ascii="Poppins" w:hAnsi="Poppins"/>
            <w:sz w:val="20"/>
            <w:szCs w:val="20"/>
            <w:rPrChange w:id="1122" w:author="thuyhuynh" w:date="2024-01-05T13:12:00Z">
              <w:rPr/>
            </w:rPrChange>
          </w:rPr>
          <w:t xml:space="preserve"> </w:t>
        </w:r>
      </w:ins>
      <w:r w:rsidRPr="00F705A3">
        <w:rPr>
          <w:rFonts w:ascii="Poppins" w:hAnsi="Poppins"/>
          <w:sz w:val="20"/>
          <w:szCs w:val="20"/>
          <w:rPrChange w:id="1123" w:author="thuyhuynh" w:date="2024-01-05T13:12:00Z">
            <w:rPr/>
          </w:rPrChange>
        </w:rPr>
        <w:t>SW Developer's Manual</w:t>
      </w:r>
      <w:r w:rsidR="00927F12" w:rsidRPr="00F705A3">
        <w:rPr>
          <w:rFonts w:ascii="Poppins" w:hAnsi="Poppins"/>
          <w:sz w:val="20"/>
          <w:szCs w:val="20"/>
          <w:rPrChange w:id="1124" w:author="thuyhuynh" w:date="2024-01-05T13:12:00Z">
            <w:rPr/>
          </w:rPrChange>
        </w:rPr>
        <w:t xml:space="preserve"> </w:t>
      </w:r>
      <w:r w:rsidR="00205BCE" w:rsidRPr="00F705A3">
        <w:rPr>
          <w:rFonts w:ascii="Poppins" w:hAnsi="Poppins"/>
          <w:sz w:val="20"/>
          <w:szCs w:val="20"/>
          <w:rPrChange w:id="1125" w:author="thuyhuynh" w:date="2024-01-05T13:12:00Z">
            <w:rPr/>
          </w:rPrChange>
        </w:rPr>
        <w:t xml:space="preserve"> </w:t>
      </w:r>
      <w:r w:rsidR="00927F12" w:rsidRPr="00F705A3">
        <w:rPr>
          <w:rFonts w:ascii="Poppins" w:hAnsi="Poppins"/>
          <w:sz w:val="20"/>
          <w:szCs w:val="20"/>
          <w:rPrChange w:id="1126" w:author="thuyhuynh" w:date="2024-01-05T13:12:00Z">
            <w:rPr/>
          </w:rPrChange>
        </w:rPr>
        <w:t>–</w:t>
      </w:r>
      <w:r w:rsidR="009332D6" w:rsidRPr="00F705A3">
        <w:rPr>
          <w:rFonts w:ascii="Poppins" w:hAnsi="Poppins"/>
          <w:sz w:val="20"/>
          <w:szCs w:val="20"/>
          <w:rPrChange w:id="1127" w:author="thuyhuynh" w:date="2024-01-05T13:12:00Z">
            <w:rPr/>
          </w:rPrChange>
        </w:rPr>
        <w:t xml:space="preserve"> </w:t>
      </w:r>
      <w:r w:rsidR="00205BCE" w:rsidRPr="00F705A3">
        <w:rPr>
          <w:rFonts w:ascii="Poppins" w:hAnsi="Poppins"/>
          <w:sz w:val="20"/>
          <w:szCs w:val="20"/>
          <w:rPrChange w:id="1128" w:author="thuyhuynh" w:date="2024-01-05T13:12:00Z">
            <w:rPr/>
          </w:rPrChange>
        </w:rPr>
        <w:t xml:space="preserve"> </w:t>
      </w:r>
      <w:r w:rsidR="002B22FB" w:rsidRPr="00F705A3">
        <w:rPr>
          <w:rFonts w:ascii="Poppins" w:hAnsi="Poppins"/>
          <w:sz w:val="20"/>
          <w:szCs w:val="20"/>
          <w:rPrChange w:id="1129" w:author="thuyhuynh" w:date="2024-01-05T13:12:00Z">
            <w:rPr/>
          </w:rPrChange>
        </w:rPr>
        <w:t xml:space="preserve">useful tips for </w:t>
      </w:r>
      <w:del w:id="1130" w:author="조준영" w:date="2021-05-10T15:55:00Z">
        <w:r w:rsidR="00615A3C" w:rsidRPr="00F705A3" w:rsidDel="00540DBC">
          <w:rPr>
            <w:rFonts w:ascii="Poppins" w:hAnsi="Poppins"/>
            <w:sz w:val="20"/>
            <w:szCs w:val="20"/>
            <w:rPrChange w:id="1131" w:author="thuyhuynh" w:date="2024-01-05T13:12:00Z">
              <w:rPr/>
            </w:rPrChange>
          </w:rPr>
          <w:delText>IriShield</w:delText>
        </w:r>
      </w:del>
      <w:del w:id="1132" w:author="조준영" w:date="2021-05-11T16:25:00Z">
        <w:r w:rsidR="00470B1D" w:rsidRPr="00F705A3" w:rsidDel="00B74C5C">
          <w:rPr>
            <w:rFonts w:ascii="Poppins" w:hAnsi="Poppins"/>
            <w:sz w:val="20"/>
            <w:szCs w:val="20"/>
            <w:vertAlign w:val="superscript"/>
            <w:rPrChange w:id="1133" w:author="thuyhuynh" w:date="2024-01-05T13:12:00Z">
              <w:rPr>
                <w:vertAlign w:val="superscript"/>
              </w:rPr>
            </w:rPrChange>
          </w:rPr>
          <w:delText>TM</w:delText>
        </w:r>
      </w:del>
      <w:ins w:id="1134" w:author="조준영" w:date="2021-05-11T16:25:00Z">
        <w:del w:id="1135" w:author="thuyhuynh" w:date="2024-01-05T12:33:00Z">
          <w:r w:rsidR="00B74C5C" w:rsidRPr="00F705A3" w:rsidDel="00200F80">
            <w:rPr>
              <w:rFonts w:ascii="Poppins" w:hAnsi="Poppins"/>
              <w:sz w:val="20"/>
              <w:szCs w:val="20"/>
              <w:rPrChange w:id="1136" w:author="thuyhuynh" w:date="2024-01-05T13:12:00Z">
                <w:rPr/>
              </w:rPrChange>
            </w:rPr>
            <w:delText>IriSentinel</w:delText>
          </w:r>
        </w:del>
        <w:del w:id="1137" w:author="thuyhuynh" w:date="2024-01-05T12:35:00Z">
          <w:r w:rsidR="00B74C5C" w:rsidRPr="00F705A3" w:rsidDel="008A2511">
            <w:rPr>
              <w:rFonts w:ascii="Poppins" w:hAnsi="Poppins"/>
              <w:sz w:val="20"/>
              <w:szCs w:val="20"/>
              <w:vertAlign w:val="superscript"/>
              <w:rPrChange w:id="1138" w:author="thuyhuynh" w:date="2024-01-05T13:12:00Z">
                <w:rPr/>
              </w:rPrChange>
            </w:rPr>
            <w:delText>TM</w:delText>
          </w:r>
        </w:del>
      </w:ins>
      <w:ins w:id="1139" w:author="thuyhuynh" w:date="2024-01-05T12:35:00Z">
        <w:r w:rsidR="008A2511" w:rsidRPr="00F705A3">
          <w:rPr>
            <w:rFonts w:ascii="Poppins" w:hAnsi="Poppins"/>
            <w:sz w:val="20"/>
            <w:szCs w:val="20"/>
            <w:rPrChange w:id="1140" w:author="thuyhuynh" w:date="2024-01-05T13:12:00Z">
              <w:rPr/>
            </w:rPrChange>
          </w:rPr>
          <w:t xml:space="preserve">IriEnvoy-MK </w:t>
        </w:r>
      </w:ins>
      <w:ins w:id="1141" w:author="조준영" w:date="2021-05-11T16:25:00Z">
        <w:del w:id="1142" w:author="thuyhuynh" w:date="2024-01-05T12:33:00Z">
          <w:r w:rsidR="00B74C5C" w:rsidRPr="00F705A3" w:rsidDel="00200F80">
            <w:rPr>
              <w:rFonts w:ascii="Poppins" w:hAnsi="Poppins"/>
              <w:sz w:val="20"/>
              <w:szCs w:val="20"/>
              <w:rPrChange w:id="1143" w:author="thuyhuynh" w:date="2024-01-05T13:12:00Z">
                <w:rPr/>
              </w:rPrChange>
            </w:rPr>
            <w:delText>-UF15</w:delText>
          </w:r>
        </w:del>
      </w:ins>
      <w:ins w:id="1144" w:author="조준영" w:date="2021-05-10T15:57:00Z">
        <w:r w:rsidR="00540DBC" w:rsidRPr="00F705A3">
          <w:rPr>
            <w:rFonts w:ascii="Poppins" w:hAnsi="Poppins"/>
            <w:sz w:val="20"/>
            <w:szCs w:val="20"/>
            <w:vertAlign w:val="superscript"/>
            <w:rPrChange w:id="1145" w:author="thuyhuynh" w:date="2024-01-05T13:12:00Z">
              <w:rPr>
                <w:vertAlign w:val="superscript"/>
              </w:rPr>
            </w:rPrChange>
          </w:rPr>
          <w:t xml:space="preserve"> </w:t>
        </w:r>
      </w:ins>
      <w:del w:id="1146" w:author="조준영" w:date="2021-05-10T15:57:00Z">
        <w:r w:rsidR="00615A3C" w:rsidRPr="00F705A3" w:rsidDel="00540DBC">
          <w:rPr>
            <w:rFonts w:ascii="Poppins" w:hAnsi="Poppins"/>
            <w:sz w:val="20"/>
            <w:szCs w:val="20"/>
            <w:rPrChange w:id="1147" w:author="thuyhuynh" w:date="2024-01-05T13:12:00Z">
              <w:rPr/>
            </w:rPrChange>
          </w:rPr>
          <w:delText>-USB</w:delText>
        </w:r>
      </w:del>
      <w:del w:id="1148" w:author="ptdung" w:date="2023-11-30T18:50:00Z">
        <w:r w:rsidR="00615A3C" w:rsidRPr="00F705A3" w:rsidDel="0049191C">
          <w:rPr>
            <w:rFonts w:ascii="Poppins" w:hAnsi="Poppins"/>
            <w:sz w:val="20"/>
            <w:szCs w:val="20"/>
            <w:rPrChange w:id="1149" w:author="thuyhuynh" w:date="2024-01-05T13:12:00Z">
              <w:rPr/>
            </w:rPrChange>
          </w:rPr>
          <w:delText xml:space="preserve"> </w:delText>
        </w:r>
      </w:del>
      <w:del w:id="1150" w:author="조준영" w:date="2021-05-10T15:57:00Z">
        <w:r w:rsidRPr="00F705A3" w:rsidDel="00540DBC">
          <w:rPr>
            <w:rFonts w:ascii="Poppins" w:hAnsi="Poppins"/>
            <w:sz w:val="20"/>
            <w:szCs w:val="20"/>
            <w:rPrChange w:id="1151" w:author="thuyhuynh" w:date="2024-01-05T13:12:00Z">
              <w:rPr/>
            </w:rPrChange>
          </w:rPr>
          <w:delText xml:space="preserve">and </w:delText>
        </w:r>
      </w:del>
      <w:del w:id="1152" w:author="조준영" w:date="2021-05-10T15:55:00Z">
        <w:r w:rsidRPr="00F705A3" w:rsidDel="00540DBC">
          <w:rPr>
            <w:rFonts w:ascii="Poppins" w:hAnsi="Poppins"/>
            <w:sz w:val="20"/>
            <w:szCs w:val="20"/>
            <w:rPrChange w:id="1153" w:author="thuyhuynh" w:date="2024-01-05T13:12:00Z">
              <w:rPr/>
            </w:rPrChange>
          </w:rPr>
          <w:delText>IriShield</w:delText>
        </w:r>
      </w:del>
      <w:del w:id="1154" w:author="조준영" w:date="2021-05-10T15:57:00Z">
        <w:r w:rsidR="00470B1D" w:rsidRPr="00F705A3" w:rsidDel="00540DBC">
          <w:rPr>
            <w:rFonts w:ascii="Poppins" w:hAnsi="Poppins"/>
            <w:sz w:val="20"/>
            <w:szCs w:val="20"/>
            <w:vertAlign w:val="superscript"/>
            <w:rPrChange w:id="1155" w:author="thuyhuynh" w:date="2024-01-05T13:12:00Z">
              <w:rPr>
                <w:vertAlign w:val="superscript"/>
              </w:rPr>
            </w:rPrChange>
          </w:rPr>
          <w:delText>TM</w:delText>
        </w:r>
        <w:r w:rsidRPr="00F705A3" w:rsidDel="00540DBC">
          <w:rPr>
            <w:rFonts w:ascii="Poppins" w:hAnsi="Poppins"/>
            <w:sz w:val="20"/>
            <w:szCs w:val="20"/>
            <w:rPrChange w:id="1156" w:author="thuyhuynh" w:date="2024-01-05T13:12:00Z">
              <w:rPr/>
            </w:rPrChange>
          </w:rPr>
          <w:delText>-UART</w:delText>
        </w:r>
      </w:del>
      <w:del w:id="1157" w:author="ptdung" w:date="2023-11-30T18:50:00Z">
        <w:r w:rsidRPr="00F705A3" w:rsidDel="0049191C">
          <w:rPr>
            <w:rFonts w:ascii="Poppins" w:hAnsi="Poppins"/>
            <w:sz w:val="20"/>
            <w:szCs w:val="20"/>
            <w:rPrChange w:id="1158" w:author="thuyhuynh" w:date="2024-01-05T13:12:00Z">
              <w:rPr/>
            </w:rPrChange>
          </w:rPr>
          <w:delText xml:space="preserve"> </w:delText>
        </w:r>
      </w:del>
      <w:r w:rsidR="009332D6" w:rsidRPr="00F705A3">
        <w:rPr>
          <w:rFonts w:ascii="Poppins" w:hAnsi="Poppins"/>
          <w:sz w:val="20"/>
          <w:szCs w:val="20"/>
          <w:rPrChange w:id="1159" w:author="thuyhuynh" w:date="2024-01-05T13:12:00Z">
            <w:rPr/>
          </w:rPrChange>
        </w:rPr>
        <w:t>SDK</w:t>
      </w:r>
    </w:p>
    <w:p w:rsidR="00220717" w:rsidRPr="00F705A3" w:rsidRDefault="0049191C" w:rsidP="0049191C">
      <w:pPr>
        <w:pStyle w:val="ListParagraph"/>
        <w:numPr>
          <w:ilvl w:val="0"/>
          <w:numId w:val="3"/>
        </w:numPr>
        <w:jc w:val="both"/>
        <w:rPr>
          <w:rFonts w:ascii="Poppins" w:hAnsi="Poppins"/>
          <w:sz w:val="20"/>
          <w:szCs w:val="20"/>
          <w:rPrChange w:id="1160" w:author="thuyhuynh" w:date="2024-01-05T13:12:00Z">
            <w:rPr/>
          </w:rPrChange>
        </w:rPr>
      </w:pPr>
      <w:ins w:id="1161" w:author="ptdung" w:date="2023-11-30T18:49:00Z">
        <w:r w:rsidRPr="00F705A3">
          <w:rPr>
            <w:rFonts w:ascii="Poppins" w:hAnsi="Poppins"/>
            <w:sz w:val="20"/>
            <w:szCs w:val="20"/>
            <w:rPrChange w:id="1162" w:author="thuyhuynh" w:date="2024-01-05T13:12:00Z">
              <w:rPr/>
            </w:rPrChange>
          </w:rPr>
          <w:t>IIC C++ API Reference Manual</w:t>
        </w:r>
      </w:ins>
      <w:del w:id="1163" w:author="ptdung" w:date="2023-11-30T18:49:00Z">
        <w:r w:rsidR="009F1CE5" w:rsidRPr="00F705A3" w:rsidDel="0049191C">
          <w:rPr>
            <w:rFonts w:ascii="Poppins" w:hAnsi="Poppins"/>
            <w:sz w:val="20"/>
            <w:szCs w:val="20"/>
            <w:rPrChange w:id="1164" w:author="thuyhuynh" w:date="2024-01-05T13:12:00Z">
              <w:rPr/>
            </w:rPrChange>
          </w:rPr>
          <w:delText xml:space="preserve">IDDK 2000 </w:delText>
        </w:r>
        <w:r w:rsidR="00054C96" w:rsidRPr="00F705A3" w:rsidDel="0049191C">
          <w:rPr>
            <w:rFonts w:ascii="Poppins" w:hAnsi="Poppins"/>
            <w:sz w:val="20"/>
            <w:szCs w:val="20"/>
            <w:rPrChange w:id="1165" w:author="thuyhuynh" w:date="2024-01-05T13:12:00Z">
              <w:rPr/>
            </w:rPrChange>
          </w:rPr>
          <w:delText xml:space="preserve">(Bino &amp; </w:delText>
        </w:r>
        <w:r w:rsidR="009F1CE5" w:rsidRPr="00F705A3" w:rsidDel="0049191C">
          <w:rPr>
            <w:rFonts w:ascii="Poppins" w:hAnsi="Poppins"/>
            <w:sz w:val="20"/>
            <w:szCs w:val="20"/>
            <w:rPrChange w:id="1166" w:author="thuyhuynh" w:date="2024-01-05T13:12:00Z">
              <w:rPr/>
            </w:rPrChange>
          </w:rPr>
          <w:delText>Mono</w:delText>
        </w:r>
        <w:r w:rsidR="00054C96" w:rsidRPr="00F705A3" w:rsidDel="0049191C">
          <w:rPr>
            <w:rFonts w:ascii="Poppins" w:hAnsi="Poppins"/>
            <w:sz w:val="20"/>
            <w:szCs w:val="20"/>
            <w:rPrChange w:id="1167" w:author="thuyhuynh" w:date="2024-01-05T13:12:00Z">
              <w:rPr/>
            </w:rPrChange>
          </w:rPr>
          <w:delText>)</w:delText>
        </w:r>
        <w:r w:rsidR="009F1CE5" w:rsidRPr="00F705A3" w:rsidDel="0049191C">
          <w:rPr>
            <w:rFonts w:ascii="Poppins" w:hAnsi="Poppins"/>
            <w:sz w:val="20"/>
            <w:szCs w:val="20"/>
            <w:rPrChange w:id="1168" w:author="thuyhuynh" w:date="2024-01-05T13:12:00Z">
              <w:rPr/>
            </w:rPrChange>
          </w:rPr>
          <w:delText xml:space="preserve"> API Reference Manual for C_C++</w:delText>
        </w:r>
      </w:del>
      <w:r w:rsidR="009F1CE5" w:rsidRPr="00F705A3">
        <w:rPr>
          <w:rFonts w:ascii="Poppins" w:hAnsi="Poppins"/>
          <w:sz w:val="20"/>
          <w:szCs w:val="20"/>
          <w:rPrChange w:id="1169" w:author="thuyhuynh" w:date="2024-01-05T13:12:00Z">
            <w:rPr/>
          </w:rPrChange>
        </w:rPr>
        <w:t xml:space="preserve"> </w:t>
      </w:r>
      <w:r w:rsidR="00205BCE" w:rsidRPr="00F705A3">
        <w:rPr>
          <w:rFonts w:ascii="Poppins" w:hAnsi="Poppins"/>
          <w:sz w:val="20"/>
          <w:szCs w:val="20"/>
          <w:rPrChange w:id="1170" w:author="thuyhuynh" w:date="2024-01-05T13:12:00Z">
            <w:rPr/>
          </w:rPrChange>
        </w:rPr>
        <w:t xml:space="preserve"> </w:t>
      </w:r>
      <w:r w:rsidR="00220717" w:rsidRPr="00F705A3">
        <w:rPr>
          <w:rFonts w:ascii="Poppins" w:hAnsi="Poppins"/>
          <w:sz w:val="20"/>
          <w:szCs w:val="20"/>
          <w:rPrChange w:id="1171" w:author="thuyhuynh" w:date="2024-01-05T13:12:00Z">
            <w:rPr/>
          </w:rPrChange>
        </w:rPr>
        <w:t>–</w:t>
      </w:r>
      <w:r w:rsidR="00205BCE" w:rsidRPr="00F705A3">
        <w:rPr>
          <w:rFonts w:ascii="Poppins" w:hAnsi="Poppins"/>
          <w:sz w:val="20"/>
          <w:szCs w:val="20"/>
          <w:rPrChange w:id="1172" w:author="thuyhuynh" w:date="2024-01-05T13:12:00Z">
            <w:rPr/>
          </w:rPrChange>
        </w:rPr>
        <w:t xml:space="preserve"> </w:t>
      </w:r>
      <w:r w:rsidR="00220717" w:rsidRPr="00F705A3">
        <w:rPr>
          <w:rFonts w:ascii="Poppins" w:hAnsi="Poppins"/>
          <w:sz w:val="20"/>
          <w:szCs w:val="20"/>
          <w:rPrChange w:id="1173" w:author="thuyhuynh" w:date="2024-01-05T13:12:00Z">
            <w:rPr/>
          </w:rPrChange>
        </w:rPr>
        <w:t>a detailed listing of the Application</w:t>
      </w:r>
      <w:r w:rsidR="006E0FFE" w:rsidRPr="00F705A3">
        <w:rPr>
          <w:rFonts w:ascii="Poppins" w:hAnsi="Poppins"/>
          <w:sz w:val="20"/>
          <w:szCs w:val="20"/>
          <w:rPrChange w:id="1174" w:author="thuyhuynh" w:date="2024-01-05T13:12:00Z">
            <w:rPr/>
          </w:rPrChange>
        </w:rPr>
        <w:t xml:space="preserve"> </w:t>
      </w:r>
      <w:r w:rsidR="00220717" w:rsidRPr="00F705A3">
        <w:rPr>
          <w:rFonts w:ascii="Poppins" w:hAnsi="Poppins"/>
          <w:sz w:val="20"/>
          <w:szCs w:val="20"/>
          <w:rPrChange w:id="1175" w:author="thuyhuynh" w:date="2024-01-05T13:12:00Z">
            <w:rPr/>
          </w:rPrChange>
        </w:rPr>
        <w:t>Programming Interface (API)</w:t>
      </w:r>
    </w:p>
    <w:p w:rsidR="00220717" w:rsidRPr="00F705A3" w:rsidRDefault="00220717" w:rsidP="008A37AA">
      <w:pPr>
        <w:jc w:val="both"/>
        <w:rPr>
          <w:rFonts w:ascii="Poppins" w:hAnsi="Poppins"/>
          <w:sz w:val="20"/>
          <w:szCs w:val="20"/>
          <w:lang w:eastAsia="ko-KR"/>
          <w:rPrChange w:id="1176" w:author="thuyhuynh" w:date="2024-01-05T13:12:00Z">
            <w:rPr>
              <w:lang w:eastAsia="ko-KR"/>
            </w:rPr>
          </w:rPrChange>
        </w:rPr>
      </w:pPr>
    </w:p>
    <w:p w:rsidR="00220717" w:rsidRPr="00203506" w:rsidRDefault="00220717" w:rsidP="007C653B">
      <w:pPr>
        <w:pStyle w:val="Heading2"/>
        <w:numPr>
          <w:ilvl w:val="1"/>
          <w:numId w:val="17"/>
        </w:numPr>
        <w:rPr>
          <w:rFonts w:ascii="Poppins Medium" w:hAnsi="Poppins Medium"/>
          <w:b w:val="0"/>
          <w:i w:val="0"/>
          <w:sz w:val="24"/>
          <w:szCs w:val="24"/>
          <w:rPrChange w:id="1177" w:author="thuyhuynh" w:date="2024-01-05T13:18:00Z">
            <w:rPr/>
          </w:rPrChange>
        </w:rPr>
      </w:pPr>
      <w:bookmarkStart w:id="1178" w:name="_Toc155352999"/>
      <w:r w:rsidRPr="00203506">
        <w:rPr>
          <w:rFonts w:ascii="Poppins Medium" w:hAnsi="Poppins Medium"/>
          <w:b w:val="0"/>
          <w:i w:val="0"/>
          <w:sz w:val="24"/>
          <w:szCs w:val="24"/>
          <w:rPrChange w:id="1179" w:author="thuyhuynh" w:date="2024-01-05T13:18:00Z">
            <w:rPr/>
          </w:rPrChange>
        </w:rPr>
        <w:t>Contact Information</w:t>
      </w:r>
      <w:bookmarkEnd w:id="1178"/>
    </w:p>
    <w:p w:rsidR="00220717" w:rsidRPr="00F705A3" w:rsidRDefault="00220717" w:rsidP="008A37AA">
      <w:pPr>
        <w:jc w:val="both"/>
        <w:rPr>
          <w:rFonts w:ascii="Poppins" w:hAnsi="Poppins"/>
          <w:sz w:val="20"/>
          <w:szCs w:val="20"/>
          <w:rPrChange w:id="1180" w:author="thuyhuynh" w:date="2024-01-05T13:12:00Z">
            <w:rPr/>
          </w:rPrChange>
        </w:rPr>
      </w:pPr>
    </w:p>
    <w:p w:rsidR="00220717" w:rsidRPr="00F705A3" w:rsidRDefault="00831BB4" w:rsidP="008A37AA">
      <w:pPr>
        <w:jc w:val="both"/>
        <w:rPr>
          <w:rFonts w:ascii="Poppins" w:hAnsi="Poppins"/>
          <w:sz w:val="20"/>
          <w:szCs w:val="20"/>
          <w:rPrChange w:id="1181" w:author="thuyhuynh" w:date="2024-01-05T13:12:00Z">
            <w:rPr/>
          </w:rPrChange>
        </w:rPr>
      </w:pPr>
      <w:r w:rsidRPr="00F705A3">
        <w:rPr>
          <w:rFonts w:ascii="Poppins" w:hAnsi="Poppins"/>
          <w:sz w:val="20"/>
          <w:szCs w:val="20"/>
          <w:rPrChange w:id="1182" w:author="thuyhuynh" w:date="2024-01-05T13:12:00Z">
            <w:rPr/>
          </w:rPrChange>
        </w:rPr>
        <w:t>If you have any questions or experience any problems using this hardware, please contact</w:t>
      </w:r>
      <w:r w:rsidR="0056455B" w:rsidRPr="00F705A3">
        <w:rPr>
          <w:rFonts w:ascii="Poppins" w:hAnsi="Poppins"/>
          <w:sz w:val="20"/>
          <w:szCs w:val="20"/>
          <w:lang w:eastAsia="ko-KR"/>
          <w:rPrChange w:id="1183" w:author="thuyhuynh" w:date="2024-01-05T13:12:00Z">
            <w:rPr>
              <w:lang w:eastAsia="ko-KR"/>
            </w:rPr>
          </w:rPrChange>
        </w:rPr>
        <w:t>:</w:t>
      </w:r>
    </w:p>
    <w:p w:rsidR="00831BB4" w:rsidRPr="00F705A3" w:rsidRDefault="00831BB4" w:rsidP="008A37AA">
      <w:pPr>
        <w:jc w:val="both"/>
        <w:rPr>
          <w:rFonts w:ascii="Poppins" w:hAnsi="Poppins"/>
          <w:sz w:val="20"/>
          <w:szCs w:val="20"/>
          <w:rPrChange w:id="1184" w:author="thuyhuynh" w:date="2024-01-05T13:12:00Z">
            <w:rPr/>
          </w:rPrChange>
        </w:rPr>
      </w:pPr>
    </w:p>
    <w:p w:rsidR="00831BB4" w:rsidRPr="00F705A3" w:rsidRDefault="00805F37" w:rsidP="008A37AA">
      <w:pPr>
        <w:jc w:val="both"/>
        <w:rPr>
          <w:rFonts w:ascii="Poppins" w:hAnsi="Poppins"/>
          <w:sz w:val="20"/>
          <w:szCs w:val="20"/>
          <w:rPrChange w:id="1185" w:author="thuyhuynh" w:date="2024-01-05T13:12:00Z">
            <w:rPr/>
          </w:rPrChange>
        </w:rPr>
      </w:pPr>
      <w:r w:rsidRPr="00F705A3">
        <w:rPr>
          <w:rFonts w:ascii="Poppins" w:hAnsi="Poppins"/>
          <w:sz w:val="20"/>
          <w:szCs w:val="20"/>
          <w:rPrChange w:id="1186" w:author="thuyhuynh" w:date="2024-01-05T13:12:00Z">
            <w:rPr/>
          </w:rPrChange>
        </w:rPr>
        <w:t xml:space="preserve">Phone:  </w:t>
      </w:r>
      <w:r w:rsidR="002B22FB" w:rsidRPr="00F705A3">
        <w:rPr>
          <w:rFonts w:ascii="Poppins" w:hAnsi="Poppins"/>
          <w:sz w:val="20"/>
          <w:szCs w:val="20"/>
          <w:lang w:eastAsia="ko-KR"/>
          <w:rPrChange w:id="1187" w:author="thuyhuynh" w:date="2024-01-05T13:12:00Z">
            <w:rPr>
              <w:lang w:eastAsia="ko-KR"/>
            </w:rPr>
          </w:rPrChange>
        </w:rPr>
        <w:t>+</w:t>
      </w:r>
      <w:r w:rsidR="00DC59E4" w:rsidRPr="00F705A3">
        <w:rPr>
          <w:rFonts w:ascii="Poppins" w:hAnsi="Poppins"/>
          <w:sz w:val="20"/>
          <w:szCs w:val="20"/>
          <w:rPrChange w:id="1188" w:author="thuyhuynh" w:date="2024-01-05T13:12:00Z">
            <w:rPr/>
          </w:rPrChange>
        </w:rPr>
        <w:t>1.703.877.2135</w:t>
      </w:r>
      <w:r w:rsidRPr="00F705A3">
        <w:rPr>
          <w:rFonts w:ascii="Poppins" w:hAnsi="Poppins"/>
          <w:sz w:val="20"/>
          <w:szCs w:val="20"/>
          <w:rPrChange w:id="1189" w:author="thuyhuynh" w:date="2024-01-05T13:12:00Z">
            <w:rPr/>
          </w:rPrChange>
        </w:rPr>
        <w:t xml:space="preserve"> (USA)</w:t>
      </w:r>
    </w:p>
    <w:p w:rsidR="00220717" w:rsidRPr="00F705A3" w:rsidRDefault="002B22FB" w:rsidP="008A37AA">
      <w:pPr>
        <w:ind w:firstLine="720"/>
        <w:jc w:val="both"/>
        <w:rPr>
          <w:rFonts w:ascii="Poppins" w:hAnsi="Poppins"/>
          <w:sz w:val="20"/>
          <w:szCs w:val="20"/>
          <w:rPrChange w:id="1190" w:author="thuyhuynh" w:date="2024-01-05T13:12:00Z">
            <w:rPr/>
          </w:rPrChange>
        </w:rPr>
      </w:pPr>
      <w:r w:rsidRPr="00F705A3">
        <w:rPr>
          <w:rFonts w:ascii="Poppins" w:hAnsi="Poppins"/>
          <w:sz w:val="20"/>
          <w:szCs w:val="20"/>
          <w:lang w:eastAsia="ko-KR"/>
          <w:rPrChange w:id="1191" w:author="thuyhuynh" w:date="2024-01-05T13:12:00Z">
            <w:rPr>
              <w:lang w:eastAsia="ko-KR"/>
            </w:rPr>
          </w:rPrChange>
        </w:rPr>
        <w:t xml:space="preserve"> +</w:t>
      </w:r>
      <w:r w:rsidR="00805F37" w:rsidRPr="00F705A3">
        <w:rPr>
          <w:rFonts w:ascii="Poppins" w:hAnsi="Poppins"/>
          <w:sz w:val="20"/>
          <w:szCs w:val="20"/>
          <w:rPrChange w:id="1192" w:author="thuyhuynh" w:date="2024-01-05T13:12:00Z">
            <w:rPr/>
          </w:rPrChange>
        </w:rPr>
        <w:t>82.2.872.3812 (South Korea)</w:t>
      </w:r>
    </w:p>
    <w:p w:rsidR="00220717" w:rsidRPr="00F705A3" w:rsidRDefault="00220717" w:rsidP="008A37AA">
      <w:pPr>
        <w:jc w:val="both"/>
        <w:rPr>
          <w:rFonts w:ascii="Poppins" w:hAnsi="Poppins"/>
          <w:sz w:val="20"/>
          <w:szCs w:val="20"/>
          <w:rPrChange w:id="1193" w:author="thuyhuynh" w:date="2024-01-05T13:12:00Z">
            <w:rPr/>
          </w:rPrChange>
        </w:rPr>
      </w:pPr>
    </w:p>
    <w:p w:rsidR="00220717" w:rsidRPr="00F705A3" w:rsidRDefault="00805F37" w:rsidP="008A37AA">
      <w:pPr>
        <w:jc w:val="both"/>
        <w:rPr>
          <w:rFonts w:ascii="Poppins" w:hAnsi="Poppins"/>
          <w:sz w:val="20"/>
          <w:szCs w:val="20"/>
          <w:lang w:eastAsia="ko-KR"/>
          <w:rPrChange w:id="1194" w:author="thuyhuynh" w:date="2024-01-05T13:12:00Z">
            <w:rPr>
              <w:lang w:eastAsia="ko-KR"/>
            </w:rPr>
          </w:rPrChange>
        </w:rPr>
      </w:pPr>
      <w:r w:rsidRPr="00F705A3">
        <w:rPr>
          <w:rFonts w:ascii="Poppins" w:hAnsi="Poppins"/>
          <w:sz w:val="20"/>
          <w:szCs w:val="20"/>
          <w:rPrChange w:id="1195" w:author="thuyhuynh" w:date="2024-01-05T13:12:00Z">
            <w:rPr/>
          </w:rPrChange>
        </w:rPr>
        <w:t>Email:</w:t>
      </w:r>
      <w:r w:rsidRPr="00F705A3">
        <w:rPr>
          <w:rFonts w:ascii="Poppins" w:hAnsi="Poppins"/>
          <w:sz w:val="20"/>
          <w:szCs w:val="20"/>
          <w:rPrChange w:id="1196" w:author="thuyhuynh" w:date="2024-01-05T13:12:00Z">
            <w:rPr/>
          </w:rPrChange>
        </w:rPr>
        <w:tab/>
        <w:t>collaboration@iritech.com</w:t>
      </w:r>
    </w:p>
    <w:p w:rsidR="00805F37" w:rsidRPr="00F705A3" w:rsidRDefault="00805F37" w:rsidP="008A37AA">
      <w:pPr>
        <w:jc w:val="both"/>
        <w:rPr>
          <w:rFonts w:ascii="Poppins" w:hAnsi="Poppins"/>
          <w:sz w:val="20"/>
          <w:szCs w:val="20"/>
          <w:rPrChange w:id="1197" w:author="thuyhuynh" w:date="2024-01-05T13:12:00Z">
            <w:rPr/>
          </w:rPrChange>
        </w:rPr>
      </w:pPr>
    </w:p>
    <w:p w:rsidR="0056455B" w:rsidRPr="00F705A3" w:rsidRDefault="0056455B" w:rsidP="0056455B">
      <w:pPr>
        <w:jc w:val="both"/>
        <w:rPr>
          <w:rFonts w:ascii="Poppins" w:hAnsi="Poppins" w:cstheme="minorHAnsi"/>
          <w:sz w:val="20"/>
          <w:szCs w:val="20"/>
          <w:lang w:eastAsia="ko-KR"/>
          <w:rPrChange w:id="1198" w:author="thuyhuynh" w:date="2024-01-05T13:12:00Z">
            <w:rPr>
              <w:rFonts w:cstheme="minorHAnsi"/>
              <w:lang w:eastAsia="ko-KR"/>
            </w:rPr>
          </w:rPrChange>
        </w:rPr>
      </w:pPr>
      <w:r w:rsidRPr="00F705A3">
        <w:rPr>
          <w:rFonts w:ascii="Poppins" w:hAnsi="Poppins" w:cstheme="minorHAnsi"/>
          <w:sz w:val="20"/>
          <w:szCs w:val="20"/>
          <w:rPrChange w:id="1199" w:author="thuyhuynh" w:date="2024-01-05T13:12:00Z">
            <w:rPr>
              <w:rFonts w:cstheme="minorHAnsi"/>
            </w:rPr>
          </w:rPrChange>
        </w:rPr>
        <w:t xml:space="preserve">Your feedback is important </w:t>
      </w:r>
      <w:r w:rsidRPr="00F705A3">
        <w:rPr>
          <w:rFonts w:ascii="Poppins" w:hAnsi="Poppins" w:cstheme="minorHAnsi"/>
          <w:sz w:val="20"/>
          <w:szCs w:val="20"/>
          <w:lang w:eastAsia="ko-KR"/>
          <w:rPrChange w:id="1200" w:author="thuyhuynh" w:date="2024-01-05T13:12:00Z">
            <w:rPr>
              <w:rFonts w:cstheme="minorHAnsi"/>
              <w:lang w:eastAsia="ko-KR"/>
            </w:rPr>
          </w:rPrChange>
        </w:rPr>
        <w:t>for us to</w:t>
      </w:r>
      <w:r w:rsidRPr="00F705A3">
        <w:rPr>
          <w:rFonts w:ascii="Poppins" w:hAnsi="Poppins" w:cstheme="minorHAnsi"/>
          <w:sz w:val="20"/>
          <w:szCs w:val="20"/>
          <w:rPrChange w:id="1201" w:author="thuyhuynh" w:date="2024-01-05T13:12:00Z">
            <w:rPr>
              <w:rFonts w:cstheme="minorHAnsi"/>
            </w:rPr>
          </w:rPrChange>
        </w:rPr>
        <w:t xml:space="preserve"> help </w:t>
      </w:r>
      <w:r w:rsidRPr="00F705A3">
        <w:rPr>
          <w:rFonts w:ascii="Poppins" w:hAnsi="Poppins" w:cstheme="minorHAnsi"/>
          <w:sz w:val="20"/>
          <w:szCs w:val="20"/>
          <w:lang w:eastAsia="ko-KR"/>
          <w:rPrChange w:id="1202" w:author="thuyhuynh" w:date="2024-01-05T13:12:00Z">
            <w:rPr>
              <w:rFonts w:cstheme="minorHAnsi"/>
              <w:lang w:eastAsia="ko-KR"/>
            </w:rPr>
          </w:rPrChange>
        </w:rPr>
        <w:t xml:space="preserve">and </w:t>
      </w:r>
      <w:r w:rsidRPr="00F705A3">
        <w:rPr>
          <w:rFonts w:ascii="Poppins" w:hAnsi="Poppins" w:cstheme="minorHAnsi"/>
          <w:sz w:val="20"/>
          <w:szCs w:val="20"/>
          <w:rPrChange w:id="1203" w:author="thuyhuynh" w:date="2024-01-05T13:12:00Z">
            <w:rPr>
              <w:rFonts w:cstheme="minorHAnsi"/>
            </w:rPr>
          </w:rPrChange>
        </w:rPr>
        <w:t>provid</w:t>
      </w:r>
      <w:r w:rsidRPr="00F705A3">
        <w:rPr>
          <w:rFonts w:ascii="Poppins" w:hAnsi="Poppins" w:cstheme="minorHAnsi"/>
          <w:sz w:val="20"/>
          <w:szCs w:val="20"/>
          <w:lang w:eastAsia="ko-KR"/>
          <w:rPrChange w:id="1204" w:author="thuyhuynh" w:date="2024-01-05T13:12:00Z">
            <w:rPr>
              <w:rFonts w:cstheme="minorHAnsi"/>
              <w:lang w:eastAsia="ko-KR"/>
            </w:rPr>
          </w:rPrChange>
        </w:rPr>
        <w:t>e you with</w:t>
      </w:r>
      <w:r w:rsidRPr="00F705A3">
        <w:rPr>
          <w:rFonts w:ascii="Poppins" w:hAnsi="Poppins" w:cstheme="minorHAnsi"/>
          <w:sz w:val="20"/>
          <w:szCs w:val="20"/>
          <w:rPrChange w:id="1205" w:author="thuyhuynh" w:date="2024-01-05T13:12:00Z">
            <w:rPr>
              <w:rFonts w:cstheme="minorHAnsi"/>
            </w:rPr>
          </w:rPrChange>
        </w:rPr>
        <w:t xml:space="preserve"> the most accurate and highest quality information. If you have any comments about this documentation, please </w:t>
      </w:r>
      <w:ins w:id="1206" w:author="TANBAO" w:date="2014-01-02T15:11:00Z">
        <w:r w:rsidR="00B8033F" w:rsidRPr="00F705A3">
          <w:rPr>
            <w:rFonts w:ascii="Poppins" w:hAnsi="Poppins" w:cstheme="minorHAnsi"/>
            <w:sz w:val="20"/>
            <w:szCs w:val="20"/>
            <w:rPrChange w:id="1207" w:author="thuyhuynh" w:date="2024-01-05T13:12:00Z">
              <w:rPr>
                <w:rFonts w:cstheme="minorHAnsi"/>
              </w:rPr>
            </w:rPrChange>
          </w:rPr>
          <w:t xml:space="preserve">send us an </w:t>
        </w:r>
      </w:ins>
      <w:r w:rsidRPr="00F705A3">
        <w:rPr>
          <w:rFonts w:ascii="Poppins" w:hAnsi="Poppins" w:cstheme="minorHAnsi"/>
          <w:sz w:val="20"/>
          <w:szCs w:val="20"/>
          <w:rPrChange w:id="1208" w:author="thuyhuynh" w:date="2024-01-05T13:12:00Z">
            <w:rPr>
              <w:rFonts w:cstheme="minorHAnsi"/>
            </w:rPr>
          </w:rPrChange>
        </w:rPr>
        <w:t xml:space="preserve">email </w:t>
      </w:r>
      <w:del w:id="1209" w:author="TANBAO" w:date="2014-01-02T15:11:00Z">
        <w:r w:rsidRPr="00F705A3" w:rsidDel="00B8033F">
          <w:rPr>
            <w:rFonts w:ascii="Poppins" w:hAnsi="Poppins" w:cstheme="minorHAnsi"/>
            <w:sz w:val="20"/>
            <w:szCs w:val="20"/>
            <w:rPrChange w:id="1210" w:author="thuyhuynh" w:date="2024-01-05T13:12:00Z">
              <w:rPr>
                <w:rFonts w:cstheme="minorHAnsi"/>
              </w:rPr>
            </w:rPrChange>
          </w:rPr>
          <w:delText>us. Include</w:delText>
        </w:r>
      </w:del>
      <w:ins w:id="1211" w:author="TANBAO" w:date="2014-01-02T15:11:00Z">
        <w:r w:rsidR="00B8033F" w:rsidRPr="00F705A3">
          <w:rPr>
            <w:rFonts w:ascii="Poppins" w:hAnsi="Poppins" w:cstheme="minorHAnsi"/>
            <w:sz w:val="20"/>
            <w:szCs w:val="20"/>
            <w:rPrChange w:id="1212" w:author="thuyhuynh" w:date="2024-01-05T13:12:00Z">
              <w:rPr>
                <w:rFonts w:cstheme="minorHAnsi"/>
              </w:rPr>
            </w:rPrChange>
          </w:rPr>
          <w:t>including</w:t>
        </w:r>
      </w:ins>
      <w:r w:rsidRPr="00F705A3">
        <w:rPr>
          <w:rFonts w:ascii="Poppins" w:hAnsi="Poppins" w:cstheme="minorHAnsi"/>
          <w:sz w:val="20"/>
          <w:szCs w:val="20"/>
          <w:rPrChange w:id="1213" w:author="thuyhuynh" w:date="2024-01-05T13:12:00Z">
            <w:rPr>
              <w:rFonts w:cstheme="minorHAnsi"/>
            </w:rPr>
          </w:rPrChange>
        </w:rPr>
        <w:t xml:space="preserve"> the version of this document and the section that pertains to your comments.</w:t>
      </w:r>
    </w:p>
    <w:p w:rsidR="00220717" w:rsidRPr="00F705A3" w:rsidRDefault="00220717">
      <w:pPr>
        <w:spacing w:after="200" w:line="276" w:lineRule="auto"/>
        <w:rPr>
          <w:rFonts w:ascii="Poppins" w:eastAsiaTheme="majorEastAsia" w:hAnsi="Poppins" w:cstheme="majorBidi"/>
          <w:b/>
          <w:bCs/>
          <w:color w:val="930F15"/>
          <w:sz w:val="20"/>
          <w:szCs w:val="20"/>
          <w:rPrChange w:id="1214" w:author="thuyhuynh" w:date="2024-01-05T13:12:00Z">
            <w:rPr>
              <w:rFonts w:eastAsiaTheme="majorEastAsia" w:cstheme="majorBidi"/>
              <w:b/>
              <w:bCs/>
              <w:color w:val="930F15"/>
              <w:sz w:val="36"/>
              <w:szCs w:val="28"/>
            </w:rPr>
          </w:rPrChange>
        </w:rPr>
      </w:pPr>
      <w:r w:rsidRPr="00F705A3">
        <w:rPr>
          <w:rFonts w:ascii="Poppins" w:hAnsi="Poppins"/>
          <w:sz w:val="20"/>
          <w:szCs w:val="20"/>
          <w:rPrChange w:id="1215" w:author="thuyhuynh" w:date="2024-01-05T13:12:00Z">
            <w:rPr/>
          </w:rPrChange>
        </w:rPr>
        <w:br w:type="page"/>
      </w:r>
    </w:p>
    <w:p w:rsidR="00E0189B" w:rsidRPr="00F705A3" w:rsidRDefault="00AD1DE9">
      <w:pPr>
        <w:pStyle w:val="Heading1"/>
        <w:rPr>
          <w:rFonts w:hint="eastAsia"/>
        </w:rPr>
      </w:pPr>
      <w:bookmarkStart w:id="1216" w:name="_Toc155353000"/>
      <w:r w:rsidRPr="00F705A3">
        <w:rPr>
          <w:rFonts w:hint="eastAsia"/>
        </w:rPr>
        <w:lastRenderedPageBreak/>
        <w:t>Introduction</w:t>
      </w:r>
      <w:bookmarkEnd w:id="1216"/>
    </w:p>
    <w:sdt>
      <w:sdtPr>
        <w:rPr>
          <w:rFonts w:ascii="Poppins" w:hAnsi="Poppins"/>
          <w:sz w:val="20"/>
          <w:szCs w:val="20"/>
          <w:lang w:eastAsia="ko-KR"/>
        </w:rPr>
        <w:id w:val="184729699"/>
        <w:docPartObj>
          <w:docPartGallery w:val="Cover Pages"/>
          <w:docPartUnique/>
        </w:docPartObj>
      </w:sdtPr>
      <w:sdtEndPr>
        <w:rPr>
          <w:lang w:eastAsia="en-US"/>
        </w:rPr>
      </w:sdtEndPr>
      <w:sdtContent>
        <w:p w:rsidR="00E0189B" w:rsidRPr="00F705A3" w:rsidRDefault="00E0189B" w:rsidP="00E0189B">
          <w:pPr>
            <w:rPr>
              <w:rFonts w:ascii="Poppins" w:hAnsi="Poppins"/>
              <w:sz w:val="20"/>
              <w:szCs w:val="20"/>
              <w:lang w:eastAsia="ko-KR"/>
              <w:rPrChange w:id="1217" w:author="thuyhuynh" w:date="2024-01-05T13:12:00Z">
                <w:rPr/>
              </w:rPrChange>
            </w:rPr>
          </w:pPr>
        </w:p>
        <w:p w:rsidR="00726042" w:rsidRPr="00F705A3" w:rsidRDefault="00726042" w:rsidP="00726042">
          <w:pPr>
            <w:jc w:val="both"/>
            <w:rPr>
              <w:rFonts w:ascii="Poppins" w:hAnsi="Poppins" w:cstheme="minorHAnsi"/>
              <w:sz w:val="20"/>
              <w:szCs w:val="20"/>
              <w:rPrChange w:id="1218" w:author="thuyhuynh" w:date="2024-01-05T13:12:00Z">
                <w:rPr>
                  <w:rFonts w:cstheme="minorHAnsi"/>
                </w:rPr>
              </w:rPrChange>
            </w:rPr>
          </w:pPr>
          <w:bookmarkStart w:id="1219" w:name="_Toc248936671"/>
          <w:del w:id="1220" w:author="조준영" w:date="2021-05-10T15:55:00Z">
            <w:r w:rsidRPr="00F705A3" w:rsidDel="00540DBC">
              <w:rPr>
                <w:rFonts w:ascii="Poppins" w:hAnsi="Poppins" w:cstheme="minorHAnsi"/>
                <w:sz w:val="20"/>
                <w:szCs w:val="20"/>
                <w:rPrChange w:id="1221" w:author="thuyhuynh" w:date="2024-01-05T13:12:00Z">
                  <w:rPr>
                    <w:rFonts w:cstheme="minorHAnsi"/>
                  </w:rPr>
                </w:rPrChange>
              </w:rPr>
              <w:delText>IriShield</w:delText>
            </w:r>
          </w:del>
          <w:del w:id="1222" w:author="조준영" w:date="2021-05-11T16:25:00Z">
            <w:r w:rsidRPr="00F705A3" w:rsidDel="00B74C5C">
              <w:rPr>
                <w:rFonts w:ascii="Poppins" w:hAnsi="Poppins" w:cstheme="minorHAnsi"/>
                <w:sz w:val="20"/>
                <w:szCs w:val="20"/>
                <w:vertAlign w:val="superscript"/>
                <w:rPrChange w:id="1223" w:author="thuyhuynh" w:date="2024-01-05T13:12:00Z">
                  <w:rPr>
                    <w:rFonts w:cstheme="minorHAnsi"/>
                    <w:vertAlign w:val="superscript"/>
                  </w:rPr>
                </w:rPrChange>
              </w:rPr>
              <w:delText>TM</w:delText>
            </w:r>
          </w:del>
          <w:ins w:id="1224" w:author="조준영" w:date="2021-05-11T16:25:00Z">
            <w:del w:id="1225" w:author="thuyhuynh" w:date="2024-01-05T12:33:00Z">
              <w:r w:rsidR="00B74C5C" w:rsidRPr="00F705A3" w:rsidDel="00200F80">
                <w:rPr>
                  <w:rFonts w:ascii="Poppins" w:hAnsi="Poppins" w:cstheme="minorHAnsi"/>
                  <w:sz w:val="20"/>
                  <w:szCs w:val="20"/>
                  <w:rPrChange w:id="1226" w:author="thuyhuynh" w:date="2024-01-05T13:12:00Z">
                    <w:rPr>
                      <w:rFonts w:cstheme="minorHAnsi"/>
                    </w:rPr>
                  </w:rPrChange>
                </w:rPr>
                <w:delText>IriSentinel</w:delText>
              </w:r>
            </w:del>
            <w:del w:id="1227" w:author="thuyhuynh" w:date="2024-01-05T12:35:00Z">
              <w:r w:rsidR="00B74C5C" w:rsidRPr="00F705A3" w:rsidDel="008A2511">
                <w:rPr>
                  <w:rFonts w:ascii="Poppins" w:hAnsi="Poppins" w:cstheme="minorHAnsi"/>
                  <w:sz w:val="20"/>
                  <w:szCs w:val="20"/>
                  <w:vertAlign w:val="superscript"/>
                  <w:rPrChange w:id="1228" w:author="thuyhuynh" w:date="2024-01-05T13:12:00Z">
                    <w:rPr>
                      <w:rFonts w:cstheme="minorHAnsi"/>
                    </w:rPr>
                  </w:rPrChange>
                </w:rPr>
                <w:delText>TM</w:delText>
              </w:r>
            </w:del>
          </w:ins>
          <w:ins w:id="1229" w:author="thuyhuynh" w:date="2024-01-05T12:35:00Z">
            <w:r w:rsidR="008A2511" w:rsidRPr="00F705A3">
              <w:rPr>
                <w:rFonts w:ascii="Poppins" w:hAnsi="Poppins" w:cstheme="minorHAnsi"/>
                <w:sz w:val="20"/>
                <w:szCs w:val="20"/>
                <w:rPrChange w:id="1230" w:author="thuyhuynh" w:date="2024-01-05T13:12:00Z">
                  <w:rPr>
                    <w:rFonts w:cstheme="minorHAnsi"/>
                  </w:rPr>
                </w:rPrChange>
              </w:rPr>
              <w:t xml:space="preserve">IriEnvoy-MK </w:t>
            </w:r>
          </w:ins>
          <w:ins w:id="1231" w:author="조준영" w:date="2021-05-11T16:25:00Z">
            <w:del w:id="1232" w:author="thuyhuynh" w:date="2024-01-05T12:33:00Z">
              <w:r w:rsidR="00B74C5C" w:rsidRPr="00F705A3" w:rsidDel="00200F80">
                <w:rPr>
                  <w:rFonts w:ascii="Poppins" w:hAnsi="Poppins" w:cstheme="minorHAnsi"/>
                  <w:sz w:val="20"/>
                  <w:szCs w:val="20"/>
                  <w:rPrChange w:id="1233" w:author="thuyhuynh" w:date="2024-01-05T13:12:00Z">
                    <w:rPr>
                      <w:rFonts w:cstheme="minorHAnsi"/>
                    </w:rPr>
                  </w:rPrChange>
                </w:rPr>
                <w:delText>-UF15</w:delText>
              </w:r>
            </w:del>
          </w:ins>
          <w:del w:id="1234" w:author="조준영" w:date="2021-05-10T15:56:00Z">
            <w:r w:rsidRPr="00F705A3" w:rsidDel="00540DBC">
              <w:rPr>
                <w:rFonts w:ascii="Poppins" w:hAnsi="Poppins" w:cstheme="minorHAnsi"/>
                <w:sz w:val="20"/>
                <w:szCs w:val="20"/>
                <w:rPrChange w:id="1235" w:author="thuyhuynh" w:date="2024-01-05T13:12:00Z">
                  <w:rPr>
                    <w:rFonts w:cstheme="minorHAnsi"/>
                  </w:rPr>
                </w:rPrChange>
              </w:rPr>
              <w:delText>-USB MK 2120U</w:delText>
            </w:r>
          </w:del>
          <w:ins w:id="1236" w:author="Windows User" w:date="2018-02-06T15:29:00Z">
            <w:del w:id="1237" w:author="조준영" w:date="2021-05-10T15:56:00Z">
              <w:r w:rsidR="00D94381" w:rsidRPr="00F705A3" w:rsidDel="00540DBC">
                <w:rPr>
                  <w:rFonts w:ascii="Poppins" w:hAnsi="Poppins" w:cstheme="minorHAnsi"/>
                  <w:sz w:val="20"/>
                  <w:szCs w:val="20"/>
                  <w:rPrChange w:id="1238" w:author="thuyhuynh" w:date="2024-01-05T13:12:00Z">
                    <w:rPr>
                      <w:rFonts w:cstheme="minorHAnsi"/>
                    </w:rPr>
                  </w:rPrChange>
                </w:rPr>
                <w:delText>L</w:delText>
              </w:r>
            </w:del>
          </w:ins>
          <w:r w:rsidRPr="00F705A3">
            <w:rPr>
              <w:rFonts w:ascii="Poppins" w:hAnsi="Poppins" w:cstheme="minorHAnsi"/>
              <w:sz w:val="20"/>
              <w:szCs w:val="20"/>
              <w:rPrChange w:id="1239" w:author="thuyhuynh" w:date="2024-01-05T13:12:00Z">
                <w:rPr>
                  <w:rFonts w:cstheme="minorHAnsi"/>
                </w:rPr>
              </w:rPrChange>
            </w:rPr>
            <w:t xml:space="preserve"> camera hardware is a revolutionary, monocular design that delivers the highest quality </w:t>
          </w:r>
          <w:r w:rsidRPr="00F705A3">
            <w:rPr>
              <w:rFonts w:ascii="Poppins" w:hAnsi="Poppins" w:cstheme="minorHAnsi"/>
              <w:sz w:val="20"/>
              <w:szCs w:val="20"/>
              <w:lang w:eastAsia="ko-KR"/>
              <w:rPrChange w:id="1240" w:author="thuyhuynh" w:date="2024-01-05T13:12:00Z">
                <w:rPr>
                  <w:rFonts w:cstheme="minorHAnsi"/>
                  <w:lang w:eastAsia="ko-KR"/>
                </w:rPr>
              </w:rPrChange>
            </w:rPr>
            <w:t>auto-capturing</w:t>
          </w:r>
          <w:r w:rsidRPr="00F705A3">
            <w:rPr>
              <w:rFonts w:ascii="Poppins" w:hAnsi="Poppins" w:cstheme="minorHAnsi"/>
              <w:sz w:val="20"/>
              <w:szCs w:val="20"/>
              <w:rPrChange w:id="1241" w:author="thuyhuynh" w:date="2024-01-05T13:12:00Z">
                <w:rPr>
                  <w:rFonts w:cstheme="minorHAnsi"/>
                </w:rPr>
              </w:rPrChange>
            </w:rPr>
            <w:t xml:space="preserve"> iris acquisition with an ease of use never achieved by older camera systems. The system offers contactless, fast, standards-compliant iris acquisition in a small form factor that is easy to house in a variety of packages. </w:t>
          </w:r>
          <w:del w:id="1242" w:author="조준영" w:date="2021-05-10T15:55:00Z">
            <w:r w:rsidRPr="00F705A3" w:rsidDel="00540DBC">
              <w:rPr>
                <w:rFonts w:ascii="Poppins" w:hAnsi="Poppins" w:cstheme="minorHAnsi"/>
                <w:sz w:val="20"/>
                <w:szCs w:val="20"/>
                <w:rPrChange w:id="1243" w:author="thuyhuynh" w:date="2024-01-05T13:12:00Z">
                  <w:rPr>
                    <w:rFonts w:cstheme="minorHAnsi"/>
                  </w:rPr>
                </w:rPrChange>
              </w:rPr>
              <w:delText>IriShield</w:delText>
            </w:r>
          </w:del>
          <w:del w:id="1244" w:author="조준영" w:date="2021-05-11T16:25:00Z">
            <w:r w:rsidRPr="00F705A3" w:rsidDel="00B74C5C">
              <w:rPr>
                <w:rFonts w:ascii="Poppins" w:hAnsi="Poppins" w:cstheme="minorHAnsi"/>
                <w:sz w:val="20"/>
                <w:szCs w:val="20"/>
                <w:vertAlign w:val="superscript"/>
                <w:rPrChange w:id="1245" w:author="thuyhuynh" w:date="2024-01-05T13:12:00Z">
                  <w:rPr>
                    <w:rFonts w:cstheme="minorHAnsi"/>
                    <w:vertAlign w:val="superscript"/>
                  </w:rPr>
                </w:rPrChange>
              </w:rPr>
              <w:delText>TM</w:delText>
            </w:r>
          </w:del>
          <w:ins w:id="1246" w:author="조준영" w:date="2021-05-11T16:25:00Z">
            <w:del w:id="1247" w:author="thuyhuynh" w:date="2024-01-05T12:33:00Z">
              <w:r w:rsidR="00B74C5C" w:rsidRPr="00F705A3" w:rsidDel="00200F80">
                <w:rPr>
                  <w:rFonts w:ascii="Poppins" w:hAnsi="Poppins" w:cstheme="minorHAnsi"/>
                  <w:sz w:val="20"/>
                  <w:szCs w:val="20"/>
                  <w:rPrChange w:id="1248" w:author="thuyhuynh" w:date="2024-01-05T13:12:00Z">
                    <w:rPr>
                      <w:rFonts w:cstheme="minorHAnsi"/>
                    </w:rPr>
                  </w:rPrChange>
                </w:rPr>
                <w:delText>IriSentinel</w:delText>
              </w:r>
            </w:del>
            <w:del w:id="1249" w:author="thuyhuynh" w:date="2024-01-05T12:35:00Z">
              <w:r w:rsidR="00B74C5C" w:rsidRPr="00F705A3" w:rsidDel="008A2511">
                <w:rPr>
                  <w:rFonts w:ascii="Poppins" w:hAnsi="Poppins" w:cstheme="minorHAnsi"/>
                  <w:sz w:val="20"/>
                  <w:szCs w:val="20"/>
                  <w:vertAlign w:val="superscript"/>
                  <w:rPrChange w:id="1250" w:author="thuyhuynh" w:date="2024-01-05T13:12:00Z">
                    <w:rPr>
                      <w:rFonts w:cstheme="minorHAnsi"/>
                    </w:rPr>
                  </w:rPrChange>
                </w:rPr>
                <w:delText>TM</w:delText>
              </w:r>
            </w:del>
          </w:ins>
          <w:ins w:id="1251" w:author="thuyhuynh" w:date="2024-01-05T12:35:00Z">
            <w:r w:rsidR="008A2511" w:rsidRPr="00F705A3">
              <w:rPr>
                <w:rFonts w:ascii="Poppins" w:hAnsi="Poppins" w:cstheme="minorHAnsi"/>
                <w:sz w:val="20"/>
                <w:szCs w:val="20"/>
                <w:rPrChange w:id="1252" w:author="thuyhuynh" w:date="2024-01-05T13:12:00Z">
                  <w:rPr>
                    <w:rFonts w:cstheme="minorHAnsi"/>
                  </w:rPr>
                </w:rPrChange>
              </w:rPr>
              <w:t xml:space="preserve">IriEnvoy-MK </w:t>
            </w:r>
          </w:ins>
          <w:ins w:id="1253" w:author="조준영" w:date="2021-05-11T16:25:00Z">
            <w:del w:id="1254" w:author="thuyhuynh" w:date="2024-01-05T12:33:00Z">
              <w:r w:rsidR="00B74C5C" w:rsidRPr="00F705A3" w:rsidDel="00200F80">
                <w:rPr>
                  <w:rFonts w:ascii="Poppins" w:hAnsi="Poppins" w:cstheme="minorHAnsi"/>
                  <w:sz w:val="20"/>
                  <w:szCs w:val="20"/>
                  <w:rPrChange w:id="1255" w:author="thuyhuynh" w:date="2024-01-05T13:12:00Z">
                    <w:rPr>
                      <w:rFonts w:cstheme="minorHAnsi"/>
                    </w:rPr>
                  </w:rPrChange>
                </w:rPr>
                <w:delText>-UF15</w:delText>
              </w:r>
            </w:del>
          </w:ins>
          <w:del w:id="1256" w:author="조준영" w:date="2021-05-10T15:58:00Z">
            <w:r w:rsidRPr="00F705A3" w:rsidDel="00540DBC">
              <w:rPr>
                <w:rFonts w:ascii="Poppins" w:hAnsi="Poppins" w:cstheme="minorHAnsi"/>
                <w:sz w:val="20"/>
                <w:szCs w:val="20"/>
                <w:rPrChange w:id="1257" w:author="thuyhuynh" w:date="2024-01-05T13:12:00Z">
                  <w:rPr>
                    <w:rFonts w:cstheme="minorHAnsi"/>
                  </w:rPr>
                </w:rPrChange>
              </w:rPr>
              <w:delText>-USB</w:delText>
            </w:r>
          </w:del>
          <w:r w:rsidRPr="00F705A3">
            <w:rPr>
              <w:rFonts w:ascii="Poppins" w:hAnsi="Poppins" w:cstheme="minorHAnsi"/>
              <w:sz w:val="20"/>
              <w:szCs w:val="20"/>
              <w:rPrChange w:id="1258" w:author="thuyhuynh" w:date="2024-01-05T13:12:00Z">
                <w:rPr>
                  <w:rFonts w:cstheme="minorHAnsi"/>
                </w:rPr>
              </w:rPrChange>
            </w:rPr>
            <w:t xml:space="preserve"> includes an embedded CPU that enables on-board computing for automated quality-based iris image capturing</w:t>
          </w:r>
          <w:del w:id="1259" w:author="ptdung" w:date="2023-11-30T18:51:00Z">
            <w:r w:rsidRPr="00F705A3" w:rsidDel="0049191C">
              <w:rPr>
                <w:rFonts w:ascii="Poppins" w:hAnsi="Poppins" w:cstheme="minorHAnsi"/>
                <w:sz w:val="20"/>
                <w:szCs w:val="20"/>
                <w:rPrChange w:id="1260" w:author="thuyhuynh" w:date="2024-01-05T13:12:00Z">
                  <w:rPr>
                    <w:rFonts w:cstheme="minorHAnsi"/>
                  </w:rPr>
                </w:rPrChange>
              </w:rPr>
              <w:delText>, recognition, and verification</w:delText>
            </w:r>
          </w:del>
          <w:r w:rsidRPr="00F705A3">
            <w:rPr>
              <w:rFonts w:ascii="Poppins" w:hAnsi="Poppins" w:cstheme="minorHAnsi"/>
              <w:sz w:val="20"/>
              <w:szCs w:val="20"/>
              <w:rPrChange w:id="1261" w:author="thuyhuynh" w:date="2024-01-05T13:12:00Z">
                <w:rPr>
                  <w:rFonts w:cstheme="minorHAnsi"/>
                </w:rPr>
              </w:rPrChange>
            </w:rPr>
            <w:t xml:space="preserve"> without taxing the computing power of the host PC. </w:t>
          </w:r>
          <w:del w:id="1262" w:author="조준영" w:date="2021-05-10T15:55:00Z">
            <w:r w:rsidRPr="00F705A3" w:rsidDel="00540DBC">
              <w:rPr>
                <w:rFonts w:ascii="Poppins" w:hAnsi="Poppins" w:cstheme="minorHAnsi"/>
                <w:sz w:val="20"/>
                <w:szCs w:val="20"/>
                <w:rPrChange w:id="1263" w:author="thuyhuynh" w:date="2024-01-05T13:12:00Z">
                  <w:rPr>
                    <w:rFonts w:cstheme="minorHAnsi"/>
                  </w:rPr>
                </w:rPrChange>
              </w:rPr>
              <w:delText>IriShield</w:delText>
            </w:r>
          </w:del>
          <w:del w:id="1264" w:author="조준영" w:date="2021-05-11T16:25:00Z">
            <w:r w:rsidRPr="00F705A3" w:rsidDel="00B74C5C">
              <w:rPr>
                <w:rFonts w:ascii="Poppins" w:hAnsi="Poppins" w:cstheme="minorHAnsi"/>
                <w:sz w:val="20"/>
                <w:szCs w:val="20"/>
                <w:vertAlign w:val="superscript"/>
                <w:rPrChange w:id="1265" w:author="thuyhuynh" w:date="2024-01-05T13:12:00Z">
                  <w:rPr>
                    <w:rFonts w:cstheme="minorHAnsi"/>
                    <w:vertAlign w:val="superscript"/>
                  </w:rPr>
                </w:rPrChange>
              </w:rPr>
              <w:delText>TM</w:delText>
            </w:r>
          </w:del>
          <w:ins w:id="1266" w:author="조준영" w:date="2021-05-11T16:25:00Z">
            <w:del w:id="1267" w:author="ptdung" w:date="2023-11-30T18:51:00Z">
              <w:r w:rsidR="00B74C5C" w:rsidRPr="00F705A3" w:rsidDel="0049191C">
                <w:rPr>
                  <w:rFonts w:ascii="Poppins" w:hAnsi="Poppins" w:cstheme="minorHAnsi"/>
                  <w:sz w:val="20"/>
                  <w:szCs w:val="20"/>
                  <w:rPrChange w:id="1268" w:author="thuyhuynh" w:date="2024-01-05T13:12:00Z">
                    <w:rPr>
                      <w:rFonts w:cstheme="minorHAnsi"/>
                    </w:rPr>
                  </w:rPrChange>
                </w:rPr>
                <w:delText>IriSentinel</w:delText>
              </w:r>
              <w:r w:rsidR="00B74C5C" w:rsidRPr="00F705A3" w:rsidDel="0049191C">
                <w:rPr>
                  <w:rFonts w:ascii="Poppins" w:hAnsi="Poppins" w:cstheme="minorHAnsi"/>
                  <w:sz w:val="20"/>
                  <w:szCs w:val="20"/>
                  <w:vertAlign w:val="superscript"/>
                  <w:rPrChange w:id="1269" w:author="thuyhuynh" w:date="2024-01-05T13:12:00Z">
                    <w:rPr>
                      <w:rFonts w:cstheme="minorHAnsi"/>
                    </w:rPr>
                  </w:rPrChange>
                </w:rPr>
                <w:delText>TM</w:delText>
              </w:r>
              <w:r w:rsidR="00B74C5C" w:rsidRPr="00F705A3" w:rsidDel="0049191C">
                <w:rPr>
                  <w:rFonts w:ascii="Poppins" w:hAnsi="Poppins" w:cstheme="minorHAnsi"/>
                  <w:sz w:val="20"/>
                  <w:szCs w:val="20"/>
                  <w:rPrChange w:id="1270" w:author="thuyhuynh" w:date="2024-01-05T13:12:00Z">
                    <w:rPr>
                      <w:rFonts w:cstheme="minorHAnsi"/>
                    </w:rPr>
                  </w:rPrChange>
                </w:rPr>
                <w:delText>-UF15</w:delText>
              </w:r>
            </w:del>
          </w:ins>
          <w:del w:id="1271" w:author="ptdung" w:date="2023-11-30T18:51:00Z">
            <w:r w:rsidRPr="00F705A3" w:rsidDel="0049191C">
              <w:rPr>
                <w:rFonts w:ascii="Poppins" w:hAnsi="Poppins" w:cstheme="minorHAnsi"/>
                <w:sz w:val="20"/>
                <w:szCs w:val="20"/>
                <w:rPrChange w:id="1272" w:author="thuyhuynh" w:date="2024-01-05T13:12:00Z">
                  <w:rPr>
                    <w:rFonts w:cstheme="minorHAnsi"/>
                  </w:rPr>
                </w:rPrChange>
              </w:rPr>
              <w:delText xml:space="preserve">-USB provides a PKI-based security infrastructure which creates a self-generated RSA-2048bit key and generates a random one-time AES-256bit key for each session. </w:delText>
            </w:r>
          </w:del>
          <w:r w:rsidRPr="00F705A3">
            <w:rPr>
              <w:rFonts w:ascii="Poppins" w:hAnsi="Poppins" w:cstheme="minorHAnsi"/>
              <w:sz w:val="20"/>
              <w:szCs w:val="20"/>
              <w:rPrChange w:id="1273" w:author="thuyhuynh" w:date="2024-01-05T13:12:00Z">
                <w:rPr>
                  <w:rFonts w:cstheme="minorHAnsi"/>
                </w:rPr>
              </w:rPrChange>
            </w:rPr>
            <w:t>As a result, this camera can operate with nearly any host PC or mobile computing device. With its USB interface, compact design</w:t>
          </w:r>
          <w:r w:rsidRPr="00F705A3">
            <w:rPr>
              <w:rFonts w:ascii="Poppins" w:hAnsi="Poppins" w:cstheme="minorHAnsi"/>
              <w:sz w:val="20"/>
              <w:szCs w:val="20"/>
              <w:lang w:eastAsia="ko-KR"/>
              <w:rPrChange w:id="1274" w:author="thuyhuynh" w:date="2024-01-05T13:12:00Z">
                <w:rPr>
                  <w:rFonts w:cstheme="minorHAnsi"/>
                  <w:lang w:eastAsia="ko-KR"/>
                </w:rPr>
              </w:rPrChange>
            </w:rPr>
            <w:t>,</w:t>
          </w:r>
          <w:r w:rsidRPr="00F705A3">
            <w:rPr>
              <w:rFonts w:ascii="Poppins" w:hAnsi="Poppins" w:cstheme="minorHAnsi"/>
              <w:sz w:val="20"/>
              <w:szCs w:val="20"/>
              <w:rPrChange w:id="1275" w:author="thuyhuynh" w:date="2024-01-05T13:12:00Z">
                <w:rPr>
                  <w:rFonts w:cstheme="minorHAnsi"/>
                </w:rPr>
              </w:rPrChange>
            </w:rPr>
            <w:t xml:space="preserve"> and sophisticated, easy-to-integrate accompanying software, </w:t>
          </w:r>
          <w:del w:id="1276" w:author="조준영" w:date="2021-05-10T15:55:00Z">
            <w:r w:rsidRPr="00F705A3" w:rsidDel="00540DBC">
              <w:rPr>
                <w:rFonts w:ascii="Poppins" w:hAnsi="Poppins" w:cstheme="minorHAnsi"/>
                <w:sz w:val="20"/>
                <w:szCs w:val="20"/>
                <w:rPrChange w:id="1277" w:author="thuyhuynh" w:date="2024-01-05T13:12:00Z">
                  <w:rPr>
                    <w:rFonts w:cstheme="minorHAnsi"/>
                  </w:rPr>
                </w:rPrChange>
              </w:rPr>
              <w:delText>IriShield</w:delText>
            </w:r>
          </w:del>
          <w:del w:id="1278" w:author="조준영" w:date="2021-05-11T16:25:00Z">
            <w:r w:rsidRPr="00F705A3" w:rsidDel="00B74C5C">
              <w:rPr>
                <w:rFonts w:ascii="Poppins" w:hAnsi="Poppins" w:cstheme="minorHAnsi"/>
                <w:sz w:val="20"/>
                <w:szCs w:val="20"/>
                <w:vertAlign w:val="superscript"/>
                <w:rPrChange w:id="1279" w:author="thuyhuynh" w:date="2024-01-05T13:12:00Z">
                  <w:rPr>
                    <w:rFonts w:cstheme="minorHAnsi"/>
                    <w:vertAlign w:val="superscript"/>
                  </w:rPr>
                </w:rPrChange>
              </w:rPr>
              <w:delText>TM</w:delText>
            </w:r>
          </w:del>
          <w:ins w:id="1280" w:author="조준영" w:date="2021-05-11T16:25:00Z">
            <w:del w:id="1281" w:author="thuyhuynh" w:date="2024-01-05T12:33:00Z">
              <w:r w:rsidR="00B74C5C" w:rsidRPr="00F705A3" w:rsidDel="00200F80">
                <w:rPr>
                  <w:rFonts w:ascii="Poppins" w:hAnsi="Poppins" w:cstheme="minorHAnsi"/>
                  <w:sz w:val="20"/>
                  <w:szCs w:val="20"/>
                  <w:rPrChange w:id="1282" w:author="thuyhuynh" w:date="2024-01-05T13:12:00Z">
                    <w:rPr>
                      <w:rFonts w:cstheme="minorHAnsi"/>
                    </w:rPr>
                  </w:rPrChange>
                </w:rPr>
                <w:delText>IriSentinel</w:delText>
              </w:r>
            </w:del>
            <w:del w:id="1283" w:author="thuyhuynh" w:date="2024-01-05T12:35:00Z">
              <w:r w:rsidR="00B74C5C" w:rsidRPr="00F705A3" w:rsidDel="008A2511">
                <w:rPr>
                  <w:rFonts w:ascii="Poppins" w:hAnsi="Poppins" w:cstheme="minorHAnsi"/>
                  <w:sz w:val="20"/>
                  <w:szCs w:val="20"/>
                  <w:vertAlign w:val="superscript"/>
                  <w:rPrChange w:id="1284" w:author="thuyhuynh" w:date="2024-01-05T13:12:00Z">
                    <w:rPr>
                      <w:rFonts w:cstheme="minorHAnsi"/>
                    </w:rPr>
                  </w:rPrChange>
                </w:rPr>
                <w:delText>TM</w:delText>
              </w:r>
            </w:del>
          </w:ins>
          <w:ins w:id="1285" w:author="thuyhuynh" w:date="2024-01-05T12:35:00Z">
            <w:r w:rsidR="008A2511" w:rsidRPr="00F705A3">
              <w:rPr>
                <w:rFonts w:ascii="Poppins" w:hAnsi="Poppins" w:cstheme="minorHAnsi"/>
                <w:sz w:val="20"/>
                <w:szCs w:val="20"/>
                <w:rPrChange w:id="1286" w:author="thuyhuynh" w:date="2024-01-05T13:12:00Z">
                  <w:rPr>
                    <w:rFonts w:cstheme="minorHAnsi"/>
                  </w:rPr>
                </w:rPrChange>
              </w:rPr>
              <w:t xml:space="preserve">IriEnvoy-MK </w:t>
            </w:r>
          </w:ins>
          <w:ins w:id="1287" w:author="조준영" w:date="2021-05-11T16:25:00Z">
            <w:del w:id="1288" w:author="thuyhuynh" w:date="2024-01-05T12:33:00Z">
              <w:r w:rsidR="00B74C5C" w:rsidRPr="00F705A3" w:rsidDel="00200F80">
                <w:rPr>
                  <w:rFonts w:ascii="Poppins" w:hAnsi="Poppins" w:cstheme="minorHAnsi"/>
                  <w:sz w:val="20"/>
                  <w:szCs w:val="20"/>
                  <w:rPrChange w:id="1289" w:author="thuyhuynh" w:date="2024-01-05T13:12:00Z">
                    <w:rPr>
                      <w:rFonts w:cstheme="minorHAnsi"/>
                    </w:rPr>
                  </w:rPrChange>
                </w:rPr>
                <w:delText>-UF15</w:delText>
              </w:r>
            </w:del>
          </w:ins>
          <w:del w:id="1290" w:author="조준영" w:date="2021-05-10T15:58:00Z">
            <w:r w:rsidRPr="00F705A3" w:rsidDel="00540DBC">
              <w:rPr>
                <w:rFonts w:ascii="Poppins" w:hAnsi="Poppins" w:cstheme="minorHAnsi"/>
                <w:sz w:val="20"/>
                <w:szCs w:val="20"/>
                <w:rPrChange w:id="1291" w:author="thuyhuynh" w:date="2024-01-05T13:12:00Z">
                  <w:rPr>
                    <w:rFonts w:cstheme="minorHAnsi"/>
                  </w:rPr>
                </w:rPrChange>
              </w:rPr>
              <w:delText>-USB</w:delText>
            </w:r>
          </w:del>
          <w:r w:rsidRPr="00F705A3">
            <w:rPr>
              <w:rFonts w:ascii="Poppins" w:hAnsi="Poppins" w:cstheme="minorHAnsi"/>
              <w:sz w:val="20"/>
              <w:szCs w:val="20"/>
              <w:rPrChange w:id="1292" w:author="thuyhuynh" w:date="2024-01-05T13:12:00Z">
                <w:rPr>
                  <w:rFonts w:cstheme="minorHAnsi"/>
                </w:rPr>
              </w:rPrChange>
            </w:rPr>
            <w:t xml:space="preserve"> represents unprecedented value for iris biometrics identification.</w:t>
          </w:r>
        </w:p>
        <w:p w:rsidR="000A1AE5" w:rsidRPr="00F705A3" w:rsidRDefault="000A1AE5" w:rsidP="00E0189B">
          <w:pPr>
            <w:rPr>
              <w:rFonts w:ascii="Poppins" w:hAnsi="Poppins"/>
              <w:sz w:val="20"/>
              <w:szCs w:val="20"/>
              <w:lang w:eastAsia="ko-KR"/>
              <w:rPrChange w:id="1293" w:author="thuyhuynh" w:date="2024-01-05T13:12:00Z">
                <w:rPr>
                  <w:sz w:val="23"/>
                  <w:szCs w:val="23"/>
                  <w:lang w:eastAsia="ko-KR"/>
                </w:rPr>
              </w:rPrChange>
            </w:rPr>
          </w:pPr>
        </w:p>
        <w:p w:rsidR="000A1AE5" w:rsidRPr="00F705A3" w:rsidRDefault="000A1AE5" w:rsidP="00E0189B">
          <w:pPr>
            <w:rPr>
              <w:rFonts w:ascii="Poppins" w:hAnsi="Poppins"/>
              <w:sz w:val="20"/>
              <w:szCs w:val="20"/>
              <w:lang w:eastAsia="ko-KR"/>
              <w:rPrChange w:id="1294" w:author="thuyhuynh" w:date="2024-01-05T13:12:00Z">
                <w:rPr>
                  <w:sz w:val="23"/>
                  <w:szCs w:val="23"/>
                  <w:lang w:eastAsia="ko-KR"/>
                </w:rPr>
              </w:rPrChange>
            </w:rPr>
          </w:pPr>
        </w:p>
        <w:p w:rsidR="00E0189B" w:rsidRPr="00F705A3" w:rsidRDefault="00BE5551">
          <w:pPr>
            <w:pStyle w:val="Heading1"/>
            <w:rPr>
              <w:rFonts w:hint="eastAsia"/>
            </w:rPr>
          </w:pPr>
          <w:bookmarkStart w:id="1295" w:name="_Toc155353001"/>
          <w:bookmarkEnd w:id="1219"/>
          <w:r w:rsidRPr="00F705A3">
            <w:rPr>
              <w:rFonts w:hint="eastAsia"/>
            </w:rPr>
            <w:t>Key Features</w:t>
          </w:r>
          <w:bookmarkEnd w:id="1295"/>
        </w:p>
        <w:p w:rsidR="00E0189B" w:rsidRPr="00F705A3" w:rsidRDefault="00E0189B" w:rsidP="00E0189B">
          <w:pPr>
            <w:rPr>
              <w:rFonts w:ascii="Poppins" w:hAnsi="Poppins"/>
              <w:sz w:val="20"/>
              <w:szCs w:val="20"/>
              <w:lang w:eastAsia="ko-KR"/>
              <w:rPrChange w:id="1296" w:author="thuyhuynh" w:date="2024-01-05T13:12:00Z">
                <w:rPr>
                  <w:sz w:val="23"/>
                  <w:szCs w:val="23"/>
                  <w:lang w:eastAsia="ko-KR"/>
                </w:rPr>
              </w:rPrChange>
            </w:rPr>
          </w:pPr>
        </w:p>
        <w:p w:rsidR="00DE0CCC" w:rsidRPr="00F705A3" w:rsidRDefault="00DE0CCC" w:rsidP="00041726">
          <w:pPr>
            <w:pStyle w:val="ListParagraph"/>
            <w:widowControl w:val="0"/>
            <w:numPr>
              <w:ilvl w:val="0"/>
              <w:numId w:val="5"/>
            </w:numPr>
            <w:autoSpaceDE w:val="0"/>
            <w:autoSpaceDN w:val="0"/>
            <w:adjustRightInd w:val="0"/>
            <w:ind w:left="900"/>
            <w:rPr>
              <w:rFonts w:ascii="Poppins" w:eastAsia="Myriad-Roman" w:hAnsi="Poppins" w:cs="Myriad-Roman"/>
              <w:sz w:val="20"/>
              <w:szCs w:val="20"/>
              <w:rPrChange w:id="1297" w:author="thuyhuynh" w:date="2024-01-05T13:12:00Z">
                <w:rPr>
                  <w:rFonts w:eastAsia="Myriad-Roman" w:cs="Myriad-Roman"/>
                </w:rPr>
              </w:rPrChange>
            </w:rPr>
          </w:pPr>
          <w:bookmarkStart w:id="1298" w:name="_Toc248936683"/>
          <w:del w:id="1299" w:author="ptdung" w:date="2023-11-30T18:52:00Z">
            <w:r w:rsidRPr="00F705A3" w:rsidDel="001D263E">
              <w:rPr>
                <w:rFonts w:ascii="Poppins" w:eastAsia="Myriad-Roman" w:hAnsi="Poppins" w:cs="Myriad-Roman"/>
                <w:sz w:val="20"/>
                <w:szCs w:val="20"/>
                <w:rPrChange w:id="1300" w:author="thuyhuynh" w:date="2024-01-05T13:12:00Z">
                  <w:rPr>
                    <w:rFonts w:eastAsia="Myriad-Roman" w:cs="Myriad-Roman"/>
                  </w:rPr>
                </w:rPrChange>
              </w:rPr>
              <w:delText xml:space="preserve">All-in-one </w:delText>
            </w:r>
          </w:del>
          <w:r w:rsidRPr="00F705A3">
            <w:rPr>
              <w:rFonts w:ascii="Poppins" w:eastAsia="Myriad-Roman" w:hAnsi="Poppins" w:cs="Myriad-Roman"/>
              <w:sz w:val="20"/>
              <w:szCs w:val="20"/>
              <w:rPrChange w:id="1301" w:author="thuyhuynh" w:date="2024-01-05T13:12:00Z">
                <w:rPr>
                  <w:rFonts w:eastAsia="Myriad-Roman" w:cs="Myriad-Roman"/>
                </w:rPr>
              </w:rPrChange>
            </w:rPr>
            <w:t xml:space="preserve">Iris </w:t>
          </w:r>
          <w:del w:id="1302" w:author="ptdung" w:date="2023-11-30T18:52:00Z">
            <w:r w:rsidRPr="00F705A3" w:rsidDel="001D263E">
              <w:rPr>
                <w:rFonts w:ascii="Poppins" w:eastAsia="Myriad-Roman" w:hAnsi="Poppins" w:cs="Myriad-Roman"/>
                <w:sz w:val="20"/>
                <w:szCs w:val="20"/>
                <w:rPrChange w:id="1303" w:author="thuyhuynh" w:date="2024-01-05T13:12:00Z">
                  <w:rPr>
                    <w:rFonts w:eastAsia="Myriad-Roman" w:cs="Myriad-Roman"/>
                  </w:rPr>
                </w:rPrChange>
              </w:rPr>
              <w:delText>Ident</w:delText>
            </w:r>
            <w:r w:rsidR="00686997" w:rsidRPr="00F705A3" w:rsidDel="001D263E">
              <w:rPr>
                <w:rFonts w:ascii="Poppins" w:eastAsia="Myriad-Roman" w:hAnsi="Poppins" w:cs="Myriad-Roman"/>
                <w:sz w:val="20"/>
                <w:szCs w:val="20"/>
                <w:rPrChange w:id="1304" w:author="thuyhuynh" w:date="2024-01-05T13:12:00Z">
                  <w:rPr>
                    <w:rFonts w:eastAsia="Myriad-Roman" w:cs="Myriad-Roman"/>
                  </w:rPr>
                </w:rPrChange>
              </w:rPr>
              <w:delText xml:space="preserve">ification </w:delText>
            </w:r>
          </w:del>
          <w:ins w:id="1305" w:author="ptdung" w:date="2023-11-30T18:53:00Z">
            <w:r w:rsidR="001D263E" w:rsidRPr="00F705A3">
              <w:rPr>
                <w:rFonts w:ascii="Poppins" w:eastAsia="Myriad-Roman" w:hAnsi="Poppins" w:cs="Myriad-Roman"/>
                <w:sz w:val="20"/>
                <w:szCs w:val="20"/>
                <w:rPrChange w:id="1306" w:author="thuyhuynh" w:date="2024-01-05T13:12:00Z">
                  <w:rPr>
                    <w:rFonts w:eastAsia="Myriad-Roman" w:cs="Myriad-Roman"/>
                  </w:rPr>
                </w:rPrChange>
              </w:rPr>
              <w:t xml:space="preserve">capturing </w:t>
            </w:r>
          </w:ins>
          <w:r w:rsidR="00686997" w:rsidRPr="00F705A3">
            <w:rPr>
              <w:rFonts w:ascii="Poppins" w:eastAsia="Myriad-Roman" w:hAnsi="Poppins" w:cs="Myriad-Roman"/>
              <w:sz w:val="20"/>
              <w:szCs w:val="20"/>
              <w:rPrChange w:id="1307" w:author="thuyhuynh" w:date="2024-01-05T13:12:00Z">
                <w:rPr>
                  <w:rFonts w:eastAsia="Myriad-Roman" w:cs="Myriad-Roman"/>
                </w:rPr>
              </w:rPrChange>
            </w:rPr>
            <w:t>camera in the ultra-compact</w:t>
          </w:r>
          <w:r w:rsidRPr="00F705A3">
            <w:rPr>
              <w:rFonts w:ascii="Poppins" w:eastAsia="Myriad-Roman" w:hAnsi="Poppins" w:cs="Myriad-Roman"/>
              <w:sz w:val="20"/>
              <w:szCs w:val="20"/>
              <w:rPrChange w:id="1308" w:author="thuyhuynh" w:date="2024-01-05T13:12:00Z">
                <w:rPr>
                  <w:rFonts w:eastAsia="Myriad-Roman" w:cs="Myriad-Roman"/>
                </w:rPr>
              </w:rPrChange>
            </w:rPr>
            <w:t xml:space="preserve"> size</w:t>
          </w:r>
          <w:ins w:id="1309" w:author="ptdung" w:date="2023-11-30T18:52:00Z">
            <w:r w:rsidR="001D263E" w:rsidRPr="00F705A3">
              <w:rPr>
                <w:rFonts w:ascii="Poppins" w:eastAsia="Myriad-Roman" w:hAnsi="Poppins" w:cs="Myriad-Roman"/>
                <w:sz w:val="20"/>
                <w:szCs w:val="20"/>
                <w:rPrChange w:id="1310" w:author="thuyhuynh" w:date="2024-01-05T13:12:00Z">
                  <w:rPr>
                    <w:rFonts w:eastAsia="Myriad-Roman" w:cs="Myriad-Roman"/>
                  </w:rPr>
                </w:rPrChange>
              </w:rPr>
              <w:t>.</w:t>
            </w:r>
          </w:ins>
        </w:p>
        <w:p w:rsidR="00DE0CCC" w:rsidRPr="00F705A3" w:rsidRDefault="00686997" w:rsidP="00041726">
          <w:pPr>
            <w:pStyle w:val="ListParagraph"/>
            <w:widowControl w:val="0"/>
            <w:numPr>
              <w:ilvl w:val="0"/>
              <w:numId w:val="5"/>
            </w:numPr>
            <w:autoSpaceDE w:val="0"/>
            <w:autoSpaceDN w:val="0"/>
            <w:adjustRightInd w:val="0"/>
            <w:ind w:left="900"/>
            <w:rPr>
              <w:rFonts w:ascii="Poppins" w:eastAsia="Myriad-Roman" w:hAnsi="Poppins" w:cs="Myriad-Roman"/>
              <w:sz w:val="20"/>
              <w:szCs w:val="20"/>
              <w:rPrChange w:id="1311" w:author="thuyhuynh" w:date="2024-01-05T13:12:00Z">
                <w:rPr>
                  <w:rFonts w:eastAsia="Myriad-Roman" w:cs="Myriad-Roman"/>
                </w:rPr>
              </w:rPrChange>
            </w:rPr>
          </w:pPr>
          <w:r w:rsidRPr="00F705A3">
            <w:rPr>
              <w:rFonts w:ascii="Poppins" w:eastAsia="Myriad-Roman" w:hAnsi="Poppins" w:cs="Myriad-Roman"/>
              <w:sz w:val="20"/>
              <w:szCs w:val="20"/>
              <w:rPrChange w:id="1312" w:author="thuyhuynh" w:date="2024-01-05T13:12:00Z">
                <w:rPr>
                  <w:rFonts w:eastAsia="Myriad-Roman" w:cs="Myriad-Roman"/>
                </w:rPr>
              </w:rPrChange>
            </w:rPr>
            <w:t>Top</w:t>
          </w:r>
          <w:r w:rsidR="00DE0CCC" w:rsidRPr="00F705A3">
            <w:rPr>
              <w:rFonts w:ascii="Poppins" w:eastAsia="Myriad-Roman" w:hAnsi="Poppins" w:cs="Myriad-Roman"/>
              <w:sz w:val="20"/>
              <w:szCs w:val="20"/>
              <w:rPrChange w:id="1313" w:author="thuyhuynh" w:date="2024-01-05T13:12:00Z">
                <w:rPr>
                  <w:rFonts w:eastAsia="Myriad-Roman" w:cs="Myriad-Roman"/>
                </w:rPr>
              </w:rPrChange>
            </w:rPr>
            <w:t xml:space="preserve"> quality, fast, auto-capture</w:t>
          </w:r>
          <w:r w:rsidR="004722DA" w:rsidRPr="00F705A3">
            <w:rPr>
              <w:rFonts w:ascii="Poppins" w:eastAsia="Myriad-Roman" w:hAnsi="Poppins" w:cs="Myriad-Roman"/>
              <w:sz w:val="20"/>
              <w:szCs w:val="20"/>
              <w:rPrChange w:id="1314" w:author="thuyhuynh" w:date="2024-01-05T13:12:00Z">
                <w:rPr>
                  <w:rFonts w:eastAsia="Myriad-Roman" w:cs="Myriad-Roman"/>
                </w:rPr>
              </w:rPrChange>
            </w:rPr>
            <w:t xml:space="preserve"> and </w:t>
          </w:r>
          <w:r w:rsidR="00DE0CCC" w:rsidRPr="00F705A3">
            <w:rPr>
              <w:rFonts w:ascii="Poppins" w:eastAsia="Myriad-Roman" w:hAnsi="Poppins" w:cs="Myriad-Roman"/>
              <w:sz w:val="20"/>
              <w:szCs w:val="20"/>
              <w:rPrChange w:id="1315" w:author="thuyhuynh" w:date="2024-01-05T13:12:00Z">
                <w:rPr>
                  <w:rFonts w:eastAsia="Myriad-Roman" w:cs="Myriad-Roman"/>
                </w:rPr>
              </w:rPrChange>
            </w:rPr>
            <w:t>cost-effective iris recognition camera</w:t>
          </w:r>
          <w:ins w:id="1316" w:author="ptdung" w:date="2023-11-30T18:53:00Z">
            <w:r w:rsidR="001D263E" w:rsidRPr="00F705A3">
              <w:rPr>
                <w:rFonts w:ascii="Poppins" w:eastAsia="Myriad-Roman" w:hAnsi="Poppins" w:cs="Myriad-Roman"/>
                <w:sz w:val="20"/>
                <w:szCs w:val="20"/>
                <w:rPrChange w:id="1317" w:author="thuyhuynh" w:date="2024-01-05T13:12:00Z">
                  <w:rPr>
                    <w:rFonts w:eastAsia="Myriad-Roman" w:cs="Myriad-Roman"/>
                  </w:rPr>
                </w:rPrChange>
              </w:rPr>
              <w:t>.</w:t>
            </w:r>
          </w:ins>
        </w:p>
        <w:p w:rsidR="00DE0CCC" w:rsidRPr="00F705A3" w:rsidRDefault="00686997" w:rsidP="00041726">
          <w:pPr>
            <w:pStyle w:val="ListParagraph"/>
            <w:widowControl w:val="0"/>
            <w:numPr>
              <w:ilvl w:val="0"/>
              <w:numId w:val="5"/>
            </w:numPr>
            <w:autoSpaceDE w:val="0"/>
            <w:autoSpaceDN w:val="0"/>
            <w:adjustRightInd w:val="0"/>
            <w:ind w:left="900"/>
            <w:rPr>
              <w:rFonts w:ascii="Poppins" w:eastAsia="Myriad-Roman" w:hAnsi="Poppins" w:cs="Myriad-Roman"/>
              <w:sz w:val="20"/>
              <w:szCs w:val="20"/>
              <w:rPrChange w:id="1318" w:author="thuyhuynh" w:date="2024-01-05T13:12:00Z">
                <w:rPr>
                  <w:rFonts w:eastAsia="Myriad-Roman" w:cs="Myriad-Roman"/>
                </w:rPr>
              </w:rPrChange>
            </w:rPr>
          </w:pPr>
          <w:r w:rsidRPr="00F705A3">
            <w:rPr>
              <w:rFonts w:ascii="Poppins" w:eastAsia="Myriad-Roman" w:hAnsi="Poppins" w:cs="Myriad-Roman"/>
              <w:sz w:val="20"/>
              <w:szCs w:val="20"/>
              <w:rPrChange w:id="1319" w:author="thuyhuynh" w:date="2024-01-05T13:12:00Z">
                <w:rPr>
                  <w:rFonts w:eastAsia="Myriad-Roman" w:cs="Myriad-Roman"/>
                </w:rPr>
              </w:rPrChange>
            </w:rPr>
            <w:t xml:space="preserve">Automatic, easy-to-use </w:t>
          </w:r>
          <w:r w:rsidR="00DE0CCC" w:rsidRPr="00F705A3">
            <w:rPr>
              <w:rFonts w:ascii="Poppins" w:eastAsia="Myriad-Roman" w:hAnsi="Poppins" w:cs="Myriad-Roman"/>
              <w:sz w:val="20"/>
              <w:szCs w:val="20"/>
              <w:rPrChange w:id="1320" w:author="thuyhuynh" w:date="2024-01-05T13:12:00Z">
                <w:rPr>
                  <w:rFonts w:eastAsia="Myriad-Roman" w:cs="Myriad-Roman"/>
                </w:rPr>
              </w:rPrChange>
            </w:rPr>
            <w:t>and light-weight</w:t>
          </w:r>
          <w:ins w:id="1321" w:author="ptdung" w:date="2023-11-30T18:53:00Z">
            <w:r w:rsidR="001D263E" w:rsidRPr="00F705A3">
              <w:rPr>
                <w:rFonts w:ascii="Poppins" w:eastAsia="Myriad-Roman" w:hAnsi="Poppins" w:cs="Myriad-Roman"/>
                <w:sz w:val="20"/>
                <w:szCs w:val="20"/>
                <w:rPrChange w:id="1322" w:author="thuyhuynh" w:date="2024-01-05T13:12:00Z">
                  <w:rPr>
                    <w:rFonts w:eastAsia="Myriad-Roman" w:cs="Myriad-Roman"/>
                  </w:rPr>
                </w:rPrChange>
              </w:rPr>
              <w:t>.</w:t>
            </w:r>
          </w:ins>
        </w:p>
        <w:p w:rsidR="00DE0CCC" w:rsidRPr="00F705A3" w:rsidRDefault="00475196" w:rsidP="00041726">
          <w:pPr>
            <w:pStyle w:val="ListParagraph"/>
            <w:widowControl w:val="0"/>
            <w:numPr>
              <w:ilvl w:val="0"/>
              <w:numId w:val="5"/>
            </w:numPr>
            <w:autoSpaceDE w:val="0"/>
            <w:autoSpaceDN w:val="0"/>
            <w:adjustRightInd w:val="0"/>
            <w:ind w:left="900"/>
            <w:rPr>
              <w:rFonts w:ascii="Poppins" w:eastAsia="Myriad-Roman" w:hAnsi="Poppins" w:cs="Myriad-Roman"/>
              <w:sz w:val="20"/>
              <w:szCs w:val="20"/>
              <w:rPrChange w:id="1323" w:author="thuyhuynh" w:date="2024-01-05T13:12:00Z">
                <w:rPr>
                  <w:rFonts w:eastAsia="Myriad-Roman" w:cs="Myriad-Roman"/>
                </w:rPr>
              </w:rPrChange>
            </w:rPr>
          </w:pPr>
          <w:r w:rsidRPr="00F705A3">
            <w:rPr>
              <w:rFonts w:ascii="Poppins" w:eastAsia="Myriad-Roman" w:hAnsi="Poppins" w:cs="Myriad-Roman"/>
              <w:sz w:val="20"/>
              <w:szCs w:val="20"/>
              <w:rPrChange w:id="1324" w:author="thuyhuynh" w:date="2024-01-05T13:12:00Z">
                <w:rPr>
                  <w:rFonts w:eastAsia="Myriad-Roman" w:cs="Myriad-Roman"/>
                </w:rPr>
              </w:rPrChange>
            </w:rPr>
            <w:t xml:space="preserve">Built-in </w:t>
          </w:r>
          <w:r w:rsidR="00DE0CCC" w:rsidRPr="00F705A3">
            <w:rPr>
              <w:rFonts w:ascii="Poppins" w:eastAsia="Myriad-Roman" w:hAnsi="Poppins" w:cs="Myriad-Roman"/>
              <w:sz w:val="20"/>
              <w:szCs w:val="20"/>
              <w:rPrChange w:id="1325" w:author="thuyhuynh" w:date="2024-01-05T13:12:00Z">
                <w:rPr>
                  <w:rFonts w:eastAsia="Myriad-Roman" w:cs="Myriad-Roman"/>
                </w:rPr>
              </w:rPrChange>
            </w:rPr>
            <w:t>Real-time Quality Evaluator and Automated Iris Acquisition</w:t>
          </w:r>
          <w:ins w:id="1326" w:author="ptdung" w:date="2023-11-30T18:53:00Z">
            <w:r w:rsidR="001D263E" w:rsidRPr="00F705A3">
              <w:rPr>
                <w:rFonts w:ascii="Poppins" w:eastAsia="Myriad-Roman" w:hAnsi="Poppins" w:cs="Myriad-Roman"/>
                <w:sz w:val="20"/>
                <w:szCs w:val="20"/>
                <w:rPrChange w:id="1327" w:author="thuyhuynh" w:date="2024-01-05T13:12:00Z">
                  <w:rPr>
                    <w:rFonts w:eastAsia="Myriad-Roman" w:cs="Myriad-Roman"/>
                  </w:rPr>
                </w:rPrChange>
              </w:rPr>
              <w:t>.</w:t>
            </w:r>
          </w:ins>
        </w:p>
        <w:p w:rsidR="00DE0CCC" w:rsidRPr="00F705A3" w:rsidDel="001D263E" w:rsidRDefault="00DE0CCC" w:rsidP="00041726">
          <w:pPr>
            <w:pStyle w:val="ListParagraph"/>
            <w:widowControl w:val="0"/>
            <w:numPr>
              <w:ilvl w:val="0"/>
              <w:numId w:val="5"/>
            </w:numPr>
            <w:autoSpaceDE w:val="0"/>
            <w:autoSpaceDN w:val="0"/>
            <w:adjustRightInd w:val="0"/>
            <w:ind w:left="900"/>
            <w:rPr>
              <w:del w:id="1328" w:author="ptdung" w:date="2023-11-30T18:53:00Z"/>
              <w:rFonts w:ascii="Poppins" w:eastAsia="Myriad-Roman" w:hAnsi="Poppins" w:cs="Myriad-Roman"/>
              <w:sz w:val="20"/>
              <w:szCs w:val="20"/>
              <w:rPrChange w:id="1329" w:author="thuyhuynh" w:date="2024-01-05T13:12:00Z">
                <w:rPr>
                  <w:del w:id="1330" w:author="ptdung" w:date="2023-11-30T18:53:00Z"/>
                  <w:rFonts w:eastAsia="Myriad-Roman" w:cs="Myriad-Roman"/>
                </w:rPr>
              </w:rPrChange>
            </w:rPr>
          </w:pPr>
          <w:del w:id="1331" w:author="ptdung" w:date="2023-11-30T18:53:00Z">
            <w:r w:rsidRPr="00F705A3" w:rsidDel="001D263E">
              <w:rPr>
                <w:rFonts w:ascii="Poppins" w:eastAsia="Myriad-Roman" w:hAnsi="Poppins" w:cs="Myriad-Roman"/>
                <w:sz w:val="20"/>
                <w:szCs w:val="20"/>
                <w:rPrChange w:id="1332" w:author="thuyhuynh" w:date="2024-01-05T13:12:00Z">
                  <w:rPr>
                    <w:rFonts w:eastAsia="Myriad-Roman" w:cs="Myriad-Roman"/>
                  </w:rPr>
                </w:rPrChange>
              </w:rPr>
              <w:delText>Proven leading algorithms for template generation and comparison</w:delText>
            </w:r>
          </w:del>
        </w:p>
        <w:p w:rsidR="00DE0CCC" w:rsidRPr="00F705A3" w:rsidRDefault="00DE0CCC" w:rsidP="00041726">
          <w:pPr>
            <w:pStyle w:val="ListParagraph"/>
            <w:widowControl w:val="0"/>
            <w:numPr>
              <w:ilvl w:val="0"/>
              <w:numId w:val="5"/>
            </w:numPr>
            <w:autoSpaceDE w:val="0"/>
            <w:autoSpaceDN w:val="0"/>
            <w:adjustRightInd w:val="0"/>
            <w:ind w:left="900"/>
            <w:rPr>
              <w:rFonts w:ascii="Poppins" w:eastAsia="Myriad-Roman" w:hAnsi="Poppins" w:cs="Myriad-Roman"/>
              <w:sz w:val="20"/>
              <w:szCs w:val="20"/>
              <w:rPrChange w:id="1333" w:author="thuyhuynh" w:date="2024-01-05T13:12:00Z">
                <w:rPr>
                  <w:rFonts w:eastAsia="Myriad-Roman" w:cs="Myriad-Roman"/>
                </w:rPr>
              </w:rPrChange>
            </w:rPr>
          </w:pPr>
          <w:r w:rsidRPr="00F705A3">
            <w:rPr>
              <w:rFonts w:ascii="Poppins" w:eastAsia="Myriad-Roman" w:hAnsi="Poppins" w:cs="Myriad-Roman"/>
              <w:sz w:val="20"/>
              <w:szCs w:val="20"/>
              <w:rPrChange w:id="1334" w:author="thuyhuynh" w:date="2024-01-05T13:12:00Z">
                <w:rPr>
                  <w:rFonts w:eastAsia="Myriad-Roman" w:cs="Myriad-Roman"/>
                </w:rPr>
              </w:rPrChange>
            </w:rPr>
            <w:t xml:space="preserve">Single USB cable connection to host PC (both Power supply and Data) </w:t>
          </w:r>
        </w:p>
        <w:p w:rsidR="00DE0CCC" w:rsidRPr="00F705A3" w:rsidRDefault="00DE0CCC" w:rsidP="00041726">
          <w:pPr>
            <w:pStyle w:val="ListParagraph"/>
            <w:widowControl w:val="0"/>
            <w:numPr>
              <w:ilvl w:val="0"/>
              <w:numId w:val="5"/>
            </w:numPr>
            <w:autoSpaceDE w:val="0"/>
            <w:autoSpaceDN w:val="0"/>
            <w:adjustRightInd w:val="0"/>
            <w:ind w:left="900"/>
            <w:rPr>
              <w:rFonts w:ascii="Poppins" w:eastAsia="Myriad-Roman" w:hAnsi="Poppins" w:cs="Myriad-Roman"/>
              <w:sz w:val="20"/>
              <w:szCs w:val="20"/>
              <w:rPrChange w:id="1335" w:author="thuyhuynh" w:date="2024-01-05T13:12:00Z">
                <w:rPr>
                  <w:rFonts w:eastAsia="Myriad-Roman" w:cs="Myriad-Roman"/>
                </w:rPr>
              </w:rPrChange>
            </w:rPr>
          </w:pPr>
          <w:r w:rsidRPr="00F705A3">
            <w:rPr>
              <w:rFonts w:ascii="Poppins" w:eastAsia="Myriad-Roman" w:hAnsi="Poppins" w:cs="Myriad-Roman"/>
              <w:sz w:val="20"/>
              <w:szCs w:val="20"/>
              <w:rPrChange w:id="1336" w:author="thuyhuynh" w:date="2024-01-05T13:12:00Z">
                <w:rPr>
                  <w:rFonts w:eastAsia="Myriad-Roman" w:cs="Myriad-Roman"/>
                </w:rPr>
              </w:rPrChange>
            </w:rPr>
            <w:t xml:space="preserve">Powerful SDK for easy software development </w:t>
          </w:r>
        </w:p>
        <w:p w:rsidR="00DE0CCC" w:rsidRPr="00F705A3" w:rsidRDefault="00DE0CCC" w:rsidP="00041726">
          <w:pPr>
            <w:pStyle w:val="ListParagraph"/>
            <w:widowControl w:val="0"/>
            <w:numPr>
              <w:ilvl w:val="0"/>
              <w:numId w:val="5"/>
            </w:numPr>
            <w:autoSpaceDE w:val="0"/>
            <w:autoSpaceDN w:val="0"/>
            <w:adjustRightInd w:val="0"/>
            <w:ind w:left="900"/>
            <w:rPr>
              <w:rFonts w:ascii="Poppins" w:eastAsia="Myriad-Roman" w:hAnsi="Poppins" w:cs="Myriad-Roman"/>
              <w:sz w:val="20"/>
              <w:szCs w:val="20"/>
              <w:rPrChange w:id="1337" w:author="thuyhuynh" w:date="2024-01-05T13:12:00Z">
                <w:rPr>
                  <w:rFonts w:eastAsia="Myriad-Roman" w:cs="Myriad-Roman"/>
                </w:rPr>
              </w:rPrChange>
            </w:rPr>
          </w:pPr>
          <w:r w:rsidRPr="00F705A3">
            <w:rPr>
              <w:rFonts w:ascii="Poppins" w:eastAsia="Myriad-Roman" w:hAnsi="Poppins" w:cs="Myriad-Roman"/>
              <w:sz w:val="20"/>
              <w:szCs w:val="20"/>
              <w:rPrChange w:id="1338" w:author="thuyhuynh" w:date="2024-01-05T13:12:00Z">
                <w:rPr>
                  <w:rFonts w:eastAsia="Myriad-Roman" w:cs="Myriad-Roman"/>
                </w:rPr>
              </w:rPrChange>
            </w:rPr>
            <w:t>Safest for eyes: Safe infrared illumination at less than 2% of the LED Eye Safety Standard Regulation</w:t>
          </w:r>
        </w:p>
        <w:p w:rsidR="00DE0CCC" w:rsidRPr="00F705A3" w:rsidRDefault="00DE0CCC" w:rsidP="00041726">
          <w:pPr>
            <w:pStyle w:val="ListParagraph"/>
            <w:widowControl w:val="0"/>
            <w:numPr>
              <w:ilvl w:val="0"/>
              <w:numId w:val="5"/>
            </w:numPr>
            <w:autoSpaceDE w:val="0"/>
            <w:autoSpaceDN w:val="0"/>
            <w:adjustRightInd w:val="0"/>
            <w:ind w:left="900"/>
            <w:rPr>
              <w:rFonts w:ascii="Poppins" w:eastAsia="Myriad-Roman" w:hAnsi="Poppins" w:cs="Myriad-Roman"/>
              <w:sz w:val="20"/>
              <w:szCs w:val="20"/>
              <w:rPrChange w:id="1339" w:author="thuyhuynh" w:date="2024-01-05T13:12:00Z">
                <w:rPr>
                  <w:rFonts w:eastAsia="Myriad-Roman" w:cs="Myriad-Roman"/>
                </w:rPr>
              </w:rPrChange>
            </w:rPr>
          </w:pPr>
          <w:r w:rsidRPr="00F705A3">
            <w:rPr>
              <w:rFonts w:ascii="Poppins" w:eastAsia="Myriad-Roman" w:hAnsi="Poppins" w:cs="Myriad-Roman"/>
              <w:sz w:val="20"/>
              <w:szCs w:val="20"/>
              <w:rPrChange w:id="1340" w:author="thuyhuynh" w:date="2024-01-05T13:12:00Z">
                <w:rPr>
                  <w:rFonts w:eastAsia="Myriad-Roman" w:cs="Myriad-Roman"/>
                </w:rPr>
              </w:rPrChange>
            </w:rPr>
            <w:t xml:space="preserve">Ready to be integrated with </w:t>
          </w:r>
          <w:proofErr w:type="spellStart"/>
          <w:r w:rsidRPr="00F705A3">
            <w:rPr>
              <w:rFonts w:ascii="Poppins" w:eastAsia="Myriad-Roman" w:hAnsi="Poppins" w:cs="Myriad-Roman"/>
              <w:sz w:val="20"/>
              <w:szCs w:val="20"/>
              <w:rPrChange w:id="1341" w:author="thuyhuynh" w:date="2024-01-05T13:12:00Z">
                <w:rPr>
                  <w:rFonts w:eastAsia="Myriad-Roman" w:cs="Myriad-Roman"/>
                </w:rPr>
              </w:rPrChange>
            </w:rPr>
            <w:t>IriTech’s</w:t>
          </w:r>
          <w:proofErr w:type="spellEnd"/>
          <w:r w:rsidRPr="00F705A3">
            <w:rPr>
              <w:rFonts w:ascii="Poppins" w:eastAsia="Myriad-Roman" w:hAnsi="Poppins" w:cs="Myriad-Roman"/>
              <w:sz w:val="20"/>
              <w:szCs w:val="20"/>
              <w:rPrChange w:id="1342" w:author="thuyhuynh" w:date="2024-01-05T13:12:00Z">
                <w:rPr>
                  <w:rFonts w:eastAsia="Myriad-Roman" w:cs="Myriad-Roman"/>
                </w:rPr>
              </w:rPrChange>
            </w:rPr>
            <w:t xml:space="preserve"> enterprise SW</w:t>
          </w:r>
          <w:ins w:id="1343" w:author="ptdung" w:date="2023-11-30T18:53:00Z">
            <w:r w:rsidR="001D263E" w:rsidRPr="00F705A3">
              <w:rPr>
                <w:rFonts w:ascii="Poppins" w:eastAsia="Myriad-Roman" w:hAnsi="Poppins" w:cs="Myriad-Roman"/>
                <w:sz w:val="20"/>
                <w:szCs w:val="20"/>
                <w:rPrChange w:id="1344" w:author="thuyhuynh" w:date="2024-01-05T13:12:00Z">
                  <w:rPr>
                    <w:rFonts w:eastAsia="Myriad-Roman" w:cs="Myriad-Roman"/>
                  </w:rPr>
                </w:rPrChange>
              </w:rPr>
              <w:t>.</w:t>
            </w:r>
          </w:ins>
          <w:del w:id="1345" w:author="ptdung" w:date="2023-11-30T18:53:00Z">
            <w:r w:rsidRPr="00F705A3" w:rsidDel="001D263E">
              <w:rPr>
                <w:rFonts w:ascii="Poppins" w:eastAsia="Myriad-Roman" w:hAnsi="Poppins" w:cs="Myriad-Roman"/>
                <w:sz w:val="20"/>
                <w:szCs w:val="20"/>
                <w:rPrChange w:id="1346" w:author="thuyhuynh" w:date="2024-01-05T13:12:00Z">
                  <w:rPr>
                    <w:rFonts w:eastAsia="Myriad-Roman" w:cs="Myriad-Roman"/>
                  </w:rPr>
                </w:rPrChange>
              </w:rPr>
              <w:delText xml:space="preserve"> environment</w:delText>
            </w:r>
          </w:del>
        </w:p>
        <w:p w:rsidR="001C3F22" w:rsidRPr="00F705A3" w:rsidRDefault="00041726">
          <w:pPr>
            <w:widowControl w:val="0"/>
            <w:autoSpaceDE w:val="0"/>
            <w:autoSpaceDN w:val="0"/>
            <w:adjustRightInd w:val="0"/>
            <w:ind w:leftChars="-150" w:left="-330" w:firstLineChars="750" w:firstLine="1500"/>
            <w:rPr>
              <w:ins w:id="1347" w:author="조준영" w:date="2021-05-11T11:13:00Z"/>
              <w:rFonts w:ascii="Poppins" w:eastAsia="Myriad-Roman" w:hAnsi="Poppins" w:cs="Myriad-Roman"/>
              <w:sz w:val="20"/>
              <w:szCs w:val="20"/>
              <w:lang w:eastAsia="ko-KR"/>
              <w:rPrChange w:id="1348" w:author="thuyhuynh" w:date="2024-01-05T13:12:00Z">
                <w:rPr>
                  <w:ins w:id="1349" w:author="조준영" w:date="2021-05-11T11:13:00Z"/>
                  <w:rFonts w:ascii="Calibri" w:eastAsia="Myriad-Roman" w:hAnsi="Calibri" w:cs="Myriad-Roman"/>
                  <w:sz w:val="24"/>
                  <w:szCs w:val="24"/>
                  <w:lang w:eastAsia="ko-KR"/>
                </w:rPr>
              </w:rPrChange>
            </w:rPr>
            <w:pPrChange w:id="1350" w:author="thuyhuynh" w:date="2024-01-05T13:12:00Z">
              <w:pPr>
                <w:spacing w:after="200" w:line="276" w:lineRule="auto"/>
              </w:pPr>
            </w:pPrChange>
          </w:pPr>
          <w:r w:rsidRPr="00F705A3">
            <w:rPr>
              <w:rFonts w:ascii="Poppins" w:eastAsia="Myriad-Roman" w:hAnsi="Poppins" w:cs="Myriad-Roman"/>
              <w:sz w:val="20"/>
              <w:szCs w:val="20"/>
              <w:lang w:eastAsia="ko-KR"/>
              <w:rPrChange w:id="1351" w:author="thuyhuynh" w:date="2024-01-05T13:12:00Z">
                <w:rPr>
                  <w:rFonts w:ascii="Calibri" w:eastAsia="Myriad-Roman" w:hAnsi="Calibri" w:cs="Myriad-Roman"/>
                  <w:sz w:val="24"/>
                  <w:szCs w:val="24"/>
                  <w:lang w:eastAsia="ko-KR"/>
                </w:rPr>
              </w:rPrChange>
            </w:rPr>
            <w:t xml:space="preserve">                     </w:t>
          </w:r>
          <w:ins w:id="1352" w:author="Windows User" w:date="2018-02-06T15:42:00Z">
            <w:r w:rsidR="00742954" w:rsidRPr="00F705A3">
              <w:rPr>
                <w:rFonts w:ascii="Poppins" w:eastAsia="Myriad-Roman" w:hAnsi="Poppins" w:cs="Myriad-Roman"/>
                <w:sz w:val="20"/>
                <w:szCs w:val="20"/>
                <w:lang w:eastAsia="ko-KR"/>
                <w:rPrChange w:id="1353" w:author="thuyhuynh" w:date="2024-01-05T13:12:00Z">
                  <w:rPr>
                    <w:rFonts w:ascii="Calibri" w:eastAsia="Myriad-Roman" w:hAnsi="Calibri" w:cs="Myriad-Roman"/>
                    <w:sz w:val="24"/>
                    <w:szCs w:val="24"/>
                    <w:lang w:eastAsia="ko-KR"/>
                  </w:rPr>
                </w:rPrChange>
              </w:rPr>
              <w:t xml:space="preserve"> </w:t>
            </w:r>
          </w:ins>
          <w:ins w:id="1354" w:author="Windows User" w:date="2018-02-06T15:41:00Z">
            <w:r w:rsidR="00742954" w:rsidRPr="00F705A3">
              <w:rPr>
                <w:rFonts w:ascii="Poppins" w:eastAsia="Myriad-Roman" w:hAnsi="Poppins" w:cs="Myriad-Roman"/>
                <w:sz w:val="20"/>
                <w:szCs w:val="20"/>
                <w:lang w:eastAsia="ko-KR"/>
                <w:rPrChange w:id="1355" w:author="thuyhuynh" w:date="2024-01-05T13:12:00Z">
                  <w:rPr>
                    <w:rFonts w:ascii="Calibri" w:eastAsia="Myriad-Roman" w:hAnsi="Calibri" w:cs="Myriad-Roman"/>
                    <w:sz w:val="24"/>
                    <w:szCs w:val="24"/>
                    <w:lang w:eastAsia="ko-KR"/>
                  </w:rPr>
                </w:rPrChange>
              </w:rPr>
              <w:t xml:space="preserve">    </w:t>
            </w:r>
          </w:ins>
          <w:r w:rsidRPr="00F705A3">
            <w:rPr>
              <w:rFonts w:ascii="Poppins" w:eastAsia="Myriad-Roman" w:hAnsi="Poppins" w:cs="Myriad-Roman"/>
              <w:sz w:val="20"/>
              <w:szCs w:val="20"/>
              <w:lang w:eastAsia="ko-KR"/>
              <w:rPrChange w:id="1356" w:author="thuyhuynh" w:date="2024-01-05T13:12:00Z">
                <w:rPr>
                  <w:rFonts w:ascii="Calibri" w:eastAsia="Myriad-Roman" w:hAnsi="Calibri" w:cs="Myriad-Roman"/>
                  <w:sz w:val="24"/>
                  <w:szCs w:val="24"/>
                  <w:lang w:eastAsia="ko-KR"/>
                </w:rPr>
              </w:rPrChange>
            </w:rPr>
            <w:t xml:space="preserve">   </w:t>
          </w:r>
          <w:ins w:id="1357" w:author="조준영" w:date="2021-05-11T11:08:00Z">
            <w:r w:rsidR="001C3F22" w:rsidRPr="00F705A3">
              <w:rPr>
                <w:rFonts w:ascii="Poppins" w:hAnsi="Poppins"/>
                <w:noProof/>
                <w:sz w:val="20"/>
                <w:szCs w:val="20"/>
                <w:rPrChange w:id="1358" w:author="Unknown">
                  <w:rPr>
                    <w:rFonts w:ascii="Calibri" w:eastAsia="Myriad-Roman" w:hAnsi="Calibri" w:cs="Myriad-Roman"/>
                    <w:noProof/>
                    <w:sz w:val="24"/>
                    <w:szCs w:val="24"/>
                  </w:rPr>
                </w:rPrChange>
              </w:rPr>
              <w:drawing>
                <wp:inline distT="0" distB="0" distL="0" distR="0" wp14:anchorId="1BA8B1D3" wp14:editId="31BA99A9">
                  <wp:extent cx="2957423" cy="2514600"/>
                  <wp:effectExtent l="0" t="0" r="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riShield-USB MK2120UL.JPG"/>
                          <pic:cNvPicPr/>
                        </pic:nvPicPr>
                        <pic:blipFill>
                          <a:blip r:embed="rId13" cstate="print">
                            <a:extLst>
                              <a:ext uri="{BEBA8EAE-BF5A-486C-A8C5-ECC9F3942E4B}">
                                <a14:imgProps xmlns:a14="http://schemas.microsoft.com/office/drawing/2010/main">
                                  <a14:imgLayer r:embed="rId14">
                                    <a14:imgEffect>
                                      <a14:brightnessContrast bright="32000"/>
                                    </a14:imgEffect>
                                  </a14:imgLayer>
                                </a14:imgProps>
                              </a:ext>
                              <a:ext uri="{28A0092B-C50C-407E-A947-70E740481C1C}">
                                <a14:useLocalDpi xmlns:a14="http://schemas.microsoft.com/office/drawing/2010/main" val="0"/>
                              </a:ext>
                            </a:extLst>
                          </a:blip>
                          <a:stretch>
                            <a:fillRect/>
                          </a:stretch>
                        </pic:blipFill>
                        <pic:spPr>
                          <a:xfrm>
                            <a:off x="0" y="0"/>
                            <a:ext cx="2956039" cy="2513424"/>
                          </a:xfrm>
                          <a:prstGeom prst="rect">
                            <a:avLst/>
                          </a:prstGeom>
                        </pic:spPr>
                      </pic:pic>
                    </a:graphicData>
                  </a:graphic>
                </wp:inline>
              </w:drawing>
            </w:r>
          </w:ins>
        </w:p>
        <w:p w:rsidR="00201B69" w:rsidRPr="00F705A3" w:rsidDel="00742954" w:rsidRDefault="00B52730">
          <w:pPr>
            <w:widowControl w:val="0"/>
            <w:autoSpaceDE w:val="0"/>
            <w:autoSpaceDN w:val="0"/>
            <w:adjustRightInd w:val="0"/>
            <w:ind w:leftChars="-150" w:left="-330" w:firstLineChars="750" w:firstLine="1500"/>
            <w:rPr>
              <w:del w:id="1359" w:author="Windows User" w:date="2018-02-06T15:41:00Z"/>
              <w:rFonts w:ascii="Poppins" w:eastAsia="Myriad-Roman" w:hAnsi="Poppins" w:cs="Myriad-Roman"/>
              <w:sz w:val="20"/>
              <w:szCs w:val="20"/>
              <w:lang w:eastAsia="ko-KR"/>
              <w:rPrChange w:id="1360" w:author="thuyhuynh" w:date="2024-01-05T13:12:00Z">
                <w:rPr>
                  <w:del w:id="1361" w:author="Windows User" w:date="2018-02-06T15:41:00Z"/>
                  <w:rFonts w:ascii="Calibri" w:eastAsia="Myriad-Roman" w:hAnsi="Calibri" w:cs="Myriad-Roman"/>
                  <w:sz w:val="24"/>
                  <w:szCs w:val="24"/>
                  <w:lang w:eastAsia="ko-KR"/>
                </w:rPr>
              </w:rPrChange>
            </w:rPr>
            <w:pPrChange w:id="1362" w:author="thuyhuynh" w:date="2024-01-05T13:12:00Z">
              <w:pPr>
                <w:widowControl w:val="0"/>
                <w:autoSpaceDE w:val="0"/>
                <w:autoSpaceDN w:val="0"/>
                <w:adjustRightInd w:val="0"/>
                <w:ind w:leftChars="-150" w:left="-330" w:firstLineChars="750" w:firstLine="1650"/>
              </w:pPr>
            </w:pPrChange>
          </w:pPr>
          <w:del w:id="1363" w:author="Windows User" w:date="2018-02-06T15:39:00Z">
            <w:r w:rsidRPr="00F705A3" w:rsidDel="00D94381">
              <w:rPr>
                <w:rFonts w:ascii="Poppins" w:eastAsia="Myriad-Roman" w:hAnsi="Poppins" w:cs="Myriad-Roman"/>
                <w:noProof/>
                <w:sz w:val="20"/>
                <w:szCs w:val="20"/>
                <w:rPrChange w:id="1364" w:author="Unknown">
                  <w:rPr>
                    <w:noProof/>
                  </w:rPr>
                </w:rPrChange>
              </w:rPr>
              <w:drawing>
                <wp:inline distT="0" distB="0" distL="0" distR="0" wp14:anchorId="5EA5B019" wp14:editId="1561A8C5">
                  <wp:extent cx="1992282" cy="2604977"/>
                  <wp:effectExtent l="0" t="0" r="0" b="0"/>
                  <wp:docPr id="1" name="Picture 2" descr="E:\CustomerSupport\IriShield\black\IriShield_black\IriShield-USB MK 2120I_2_noback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ustomerSupport\IriShield\black\IriShield_black\IriShield-USB MK 2120I_2_nobackground.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93051" cy="2605983"/>
                          </a:xfrm>
                          <a:prstGeom prst="rect">
                            <a:avLst/>
                          </a:prstGeom>
                          <a:noFill/>
                          <a:ln>
                            <a:noFill/>
                          </a:ln>
                        </pic:spPr>
                      </pic:pic>
                    </a:graphicData>
                  </a:graphic>
                </wp:inline>
              </w:drawing>
            </w:r>
          </w:del>
          <w:ins w:id="1365" w:author="Windows User" w:date="2018-02-06T15:40:00Z">
            <w:del w:id="1366" w:author="조준영" w:date="2021-05-11T11:08:00Z">
              <w:r w:rsidR="00742954" w:rsidRPr="00F705A3" w:rsidDel="001C3F22">
                <w:rPr>
                  <w:rFonts w:ascii="Poppins" w:eastAsia="Myriad-Roman" w:hAnsi="Poppins" w:cs="Myriad-Roman"/>
                  <w:noProof/>
                  <w:sz w:val="20"/>
                  <w:szCs w:val="20"/>
                  <w:rPrChange w:id="1367" w:author="Unknown">
                    <w:rPr>
                      <w:noProof/>
                    </w:rPr>
                  </w:rPrChange>
                </w:rPr>
                <w:drawing>
                  <wp:inline distT="0" distB="0" distL="0" distR="0" wp14:anchorId="5E944071" wp14:editId="787915B3">
                    <wp:extent cx="1819275" cy="2703232"/>
                    <wp:effectExtent l="0" t="0" r="0" b="1905"/>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riShield-USB MK2120UL.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27737" cy="2715806"/>
                            </a:xfrm>
                            <a:prstGeom prst="rect">
                              <a:avLst/>
                            </a:prstGeom>
                          </pic:spPr>
                        </pic:pic>
                      </a:graphicData>
                    </a:graphic>
                  </wp:inline>
                </w:drawing>
              </w:r>
            </w:del>
          </w:ins>
        </w:p>
        <w:p w:rsidR="00054C96" w:rsidRPr="00F705A3" w:rsidRDefault="00054C96">
          <w:pPr>
            <w:widowControl w:val="0"/>
            <w:autoSpaceDE w:val="0"/>
            <w:autoSpaceDN w:val="0"/>
            <w:adjustRightInd w:val="0"/>
            <w:ind w:leftChars="-150" w:left="-330" w:firstLineChars="750" w:firstLine="1500"/>
            <w:rPr>
              <w:rFonts w:ascii="Poppins" w:eastAsia="Myriad-Roman" w:hAnsi="Poppins" w:cs="Myriad-Roman"/>
              <w:sz w:val="20"/>
              <w:szCs w:val="20"/>
              <w:lang w:eastAsia="ko-KR"/>
              <w:rPrChange w:id="1368" w:author="thuyhuynh" w:date="2024-01-05T13:12:00Z">
                <w:rPr>
                  <w:rFonts w:ascii="Calibri" w:eastAsia="Myriad-Roman" w:hAnsi="Calibri" w:cs="Myriad-Roman"/>
                  <w:sz w:val="24"/>
                  <w:szCs w:val="24"/>
                  <w:lang w:eastAsia="ko-KR"/>
                </w:rPr>
              </w:rPrChange>
            </w:rPr>
            <w:pPrChange w:id="1369" w:author="thuyhuynh" w:date="2024-01-05T13:12:00Z">
              <w:pPr>
                <w:spacing w:after="200" w:line="276" w:lineRule="auto"/>
              </w:pPr>
            </w:pPrChange>
          </w:pPr>
          <w:del w:id="1370" w:author="Windows User" w:date="2018-02-06T15:41:00Z">
            <w:r w:rsidRPr="00F705A3" w:rsidDel="00742954">
              <w:rPr>
                <w:rFonts w:ascii="Poppins" w:eastAsia="Myriad-Roman" w:hAnsi="Poppins" w:cs="Myriad-Roman"/>
                <w:b/>
                <w:bCs/>
                <w:sz w:val="20"/>
                <w:szCs w:val="20"/>
                <w:lang w:eastAsia="ko-KR"/>
                <w:rPrChange w:id="1371" w:author="thuyhuynh" w:date="2024-01-05T13:12:00Z">
                  <w:rPr>
                    <w:rFonts w:eastAsia="Myriad-Roman" w:cs="Myriad-Roman"/>
                    <w:b/>
                    <w:bCs/>
                    <w:sz w:val="24"/>
                    <w:szCs w:val="24"/>
                    <w:lang w:eastAsia="ko-KR"/>
                  </w:rPr>
                </w:rPrChange>
              </w:rPr>
              <w:br w:type="page"/>
            </w:r>
          </w:del>
        </w:p>
        <w:p w:rsidR="004C7B70" w:rsidRPr="00F705A3" w:rsidRDefault="004C7B70">
          <w:pPr>
            <w:pStyle w:val="Heading1"/>
            <w:rPr>
              <w:rFonts w:hint="eastAsia"/>
            </w:rPr>
          </w:pPr>
          <w:bookmarkStart w:id="1372" w:name="_Toc370393847"/>
          <w:bookmarkStart w:id="1373" w:name="_Toc370393920"/>
          <w:bookmarkStart w:id="1374" w:name="_Toc370393957"/>
          <w:bookmarkStart w:id="1375" w:name="_Toc370394287"/>
          <w:bookmarkStart w:id="1376" w:name="_Toc370394541"/>
          <w:bookmarkStart w:id="1377" w:name="_Toc370394946"/>
          <w:bookmarkStart w:id="1378" w:name="_Toc370395400"/>
          <w:bookmarkStart w:id="1379" w:name="_Toc155353002"/>
          <w:bookmarkEnd w:id="1372"/>
          <w:bookmarkEnd w:id="1373"/>
          <w:bookmarkEnd w:id="1374"/>
          <w:bookmarkEnd w:id="1375"/>
          <w:bookmarkEnd w:id="1376"/>
          <w:bookmarkEnd w:id="1377"/>
          <w:bookmarkEnd w:id="1378"/>
          <w:r w:rsidRPr="00F705A3">
            <w:rPr>
              <w:rFonts w:hint="eastAsia"/>
            </w:rPr>
            <w:t>Warnings and Precautions</w:t>
          </w:r>
          <w:bookmarkEnd w:id="1379"/>
        </w:p>
        <w:p w:rsidR="004C7B70" w:rsidRPr="00F705A3" w:rsidRDefault="004C7B70" w:rsidP="004C7B70">
          <w:pPr>
            <w:rPr>
              <w:rFonts w:ascii="Poppins" w:hAnsi="Poppins"/>
              <w:sz w:val="20"/>
              <w:szCs w:val="20"/>
              <w:lang w:eastAsia="ko-KR"/>
              <w:rPrChange w:id="1380" w:author="thuyhuynh" w:date="2024-01-05T13:12:00Z">
                <w:rPr>
                  <w:lang w:eastAsia="ko-KR"/>
                </w:rPr>
              </w:rPrChange>
            </w:rPr>
          </w:pPr>
        </w:p>
        <w:p w:rsidR="00504182" w:rsidRPr="00F705A3" w:rsidRDefault="00504182">
          <w:pPr>
            <w:jc w:val="both"/>
            <w:rPr>
              <w:rFonts w:ascii="Poppins" w:hAnsi="Poppins" w:cstheme="minorHAnsi"/>
              <w:sz w:val="20"/>
              <w:szCs w:val="20"/>
              <w:rPrChange w:id="1381" w:author="thuyhuynh" w:date="2024-01-05T13:12:00Z">
                <w:rPr>
                  <w:rFonts w:cstheme="minorHAnsi"/>
                </w:rPr>
              </w:rPrChange>
            </w:rPr>
          </w:pPr>
          <w:del w:id="1382" w:author="조준영" w:date="2021-05-10T15:55:00Z">
            <w:r w:rsidRPr="00F705A3" w:rsidDel="00540DBC">
              <w:rPr>
                <w:rFonts w:ascii="Poppins" w:hAnsi="Poppins" w:cstheme="minorHAnsi"/>
                <w:sz w:val="20"/>
                <w:szCs w:val="20"/>
                <w:rPrChange w:id="1383" w:author="thuyhuynh" w:date="2024-01-05T13:12:00Z">
                  <w:rPr>
                    <w:rFonts w:cstheme="minorHAnsi"/>
                  </w:rPr>
                </w:rPrChange>
              </w:rPr>
              <w:delText>IriShield</w:delText>
            </w:r>
          </w:del>
          <w:del w:id="1384" w:author="조준영" w:date="2021-05-11T16:25:00Z">
            <w:r w:rsidRPr="00F705A3" w:rsidDel="00B74C5C">
              <w:rPr>
                <w:rFonts w:ascii="Poppins" w:hAnsi="Poppins" w:cstheme="minorHAnsi"/>
                <w:sz w:val="20"/>
                <w:szCs w:val="20"/>
                <w:vertAlign w:val="superscript"/>
                <w:rPrChange w:id="1385" w:author="thuyhuynh" w:date="2024-01-05T13:12:00Z">
                  <w:rPr>
                    <w:rFonts w:cstheme="minorHAnsi"/>
                    <w:vertAlign w:val="superscript"/>
                  </w:rPr>
                </w:rPrChange>
              </w:rPr>
              <w:delText>TM</w:delText>
            </w:r>
          </w:del>
          <w:ins w:id="1386" w:author="조준영" w:date="2021-05-11T16:25:00Z">
            <w:del w:id="1387" w:author="thuyhuynh" w:date="2024-01-05T12:33:00Z">
              <w:r w:rsidR="00B74C5C" w:rsidRPr="00F705A3" w:rsidDel="00200F80">
                <w:rPr>
                  <w:rFonts w:ascii="Poppins" w:hAnsi="Poppins" w:cstheme="minorHAnsi"/>
                  <w:sz w:val="20"/>
                  <w:szCs w:val="20"/>
                  <w:rPrChange w:id="1388" w:author="thuyhuynh" w:date="2024-01-05T13:12:00Z">
                    <w:rPr>
                      <w:rFonts w:cstheme="minorHAnsi"/>
                    </w:rPr>
                  </w:rPrChange>
                </w:rPr>
                <w:delText>IriSentinel</w:delText>
              </w:r>
            </w:del>
            <w:del w:id="1389" w:author="thuyhuynh" w:date="2024-01-05T12:35:00Z">
              <w:r w:rsidR="00B74C5C" w:rsidRPr="00F705A3" w:rsidDel="008A2511">
                <w:rPr>
                  <w:rFonts w:ascii="Poppins" w:hAnsi="Poppins" w:cstheme="minorHAnsi"/>
                  <w:sz w:val="20"/>
                  <w:szCs w:val="20"/>
                  <w:vertAlign w:val="superscript"/>
                  <w:rPrChange w:id="1390" w:author="thuyhuynh" w:date="2024-01-05T13:12:00Z">
                    <w:rPr>
                      <w:rFonts w:cstheme="minorHAnsi"/>
                    </w:rPr>
                  </w:rPrChange>
                </w:rPr>
                <w:delText>TM</w:delText>
              </w:r>
            </w:del>
          </w:ins>
          <w:ins w:id="1391" w:author="thuyhuynh" w:date="2024-01-05T12:35:00Z">
            <w:r w:rsidR="008A2511" w:rsidRPr="00F705A3">
              <w:rPr>
                <w:rFonts w:ascii="Poppins" w:hAnsi="Poppins" w:cstheme="minorHAnsi"/>
                <w:sz w:val="20"/>
                <w:szCs w:val="20"/>
                <w:rPrChange w:id="1392" w:author="thuyhuynh" w:date="2024-01-05T13:12:00Z">
                  <w:rPr>
                    <w:rFonts w:cstheme="minorHAnsi"/>
                  </w:rPr>
                </w:rPrChange>
              </w:rPr>
              <w:t xml:space="preserve">IriEnvoy-MK </w:t>
            </w:r>
          </w:ins>
          <w:ins w:id="1393" w:author="조준영" w:date="2021-05-11T16:25:00Z">
            <w:del w:id="1394" w:author="thuyhuynh" w:date="2024-01-05T12:33:00Z">
              <w:r w:rsidR="00B74C5C" w:rsidRPr="00F705A3" w:rsidDel="00200F80">
                <w:rPr>
                  <w:rFonts w:ascii="Poppins" w:hAnsi="Poppins" w:cstheme="minorHAnsi"/>
                  <w:sz w:val="20"/>
                  <w:szCs w:val="20"/>
                  <w:rPrChange w:id="1395" w:author="thuyhuynh" w:date="2024-01-05T13:12:00Z">
                    <w:rPr>
                      <w:rFonts w:cstheme="minorHAnsi"/>
                    </w:rPr>
                  </w:rPrChange>
                </w:rPr>
                <w:delText>-UF15</w:delText>
              </w:r>
            </w:del>
          </w:ins>
          <w:del w:id="1396" w:author="조준영" w:date="2021-05-10T15:58:00Z">
            <w:r w:rsidRPr="00F705A3" w:rsidDel="00540DBC">
              <w:rPr>
                <w:rFonts w:ascii="Poppins" w:hAnsi="Poppins" w:cstheme="minorHAnsi"/>
                <w:sz w:val="20"/>
                <w:szCs w:val="20"/>
                <w:rPrChange w:id="1397" w:author="thuyhuynh" w:date="2024-01-05T13:12:00Z">
                  <w:rPr>
                    <w:rFonts w:cstheme="minorHAnsi"/>
                  </w:rPr>
                </w:rPrChange>
              </w:rPr>
              <w:delText>-USB</w:delText>
            </w:r>
          </w:del>
          <w:r w:rsidRPr="00F705A3">
            <w:rPr>
              <w:rFonts w:ascii="Poppins" w:hAnsi="Poppins" w:cstheme="minorHAnsi"/>
              <w:sz w:val="20"/>
              <w:szCs w:val="20"/>
              <w:rPrChange w:id="1398" w:author="thuyhuynh" w:date="2024-01-05T13:12:00Z">
                <w:rPr>
                  <w:rFonts w:cstheme="minorHAnsi"/>
                </w:rPr>
              </w:rPrChange>
            </w:rPr>
            <w:t xml:space="preserve"> includes sensitive electronics and optics.  It is possible for </w:t>
          </w:r>
          <w:del w:id="1399" w:author="조준영" w:date="2021-05-10T15:55:00Z">
            <w:r w:rsidRPr="00F705A3" w:rsidDel="00540DBC">
              <w:rPr>
                <w:rFonts w:ascii="Poppins" w:hAnsi="Poppins" w:cstheme="minorHAnsi"/>
                <w:sz w:val="20"/>
                <w:szCs w:val="20"/>
                <w:rPrChange w:id="1400" w:author="thuyhuynh" w:date="2024-01-05T13:12:00Z">
                  <w:rPr>
                    <w:rFonts w:cstheme="minorHAnsi"/>
                  </w:rPr>
                </w:rPrChange>
              </w:rPr>
              <w:delText>IriShield</w:delText>
            </w:r>
          </w:del>
          <w:del w:id="1401" w:author="조준영" w:date="2021-05-11T16:25:00Z">
            <w:r w:rsidRPr="00F705A3" w:rsidDel="00B74C5C">
              <w:rPr>
                <w:rFonts w:ascii="Poppins" w:hAnsi="Poppins" w:cstheme="minorHAnsi"/>
                <w:sz w:val="20"/>
                <w:szCs w:val="20"/>
                <w:vertAlign w:val="superscript"/>
                <w:rPrChange w:id="1402" w:author="thuyhuynh" w:date="2024-01-05T13:12:00Z">
                  <w:rPr>
                    <w:rFonts w:cstheme="minorHAnsi"/>
                    <w:vertAlign w:val="superscript"/>
                  </w:rPr>
                </w:rPrChange>
              </w:rPr>
              <w:delText>TM</w:delText>
            </w:r>
          </w:del>
          <w:ins w:id="1403" w:author="조준영" w:date="2021-05-11T16:25:00Z">
            <w:del w:id="1404" w:author="thuyhuynh" w:date="2024-01-05T12:33:00Z">
              <w:r w:rsidR="00B74C5C" w:rsidRPr="00F705A3" w:rsidDel="00200F80">
                <w:rPr>
                  <w:rFonts w:ascii="Poppins" w:hAnsi="Poppins" w:cstheme="minorHAnsi"/>
                  <w:sz w:val="20"/>
                  <w:szCs w:val="20"/>
                  <w:rPrChange w:id="1405" w:author="thuyhuynh" w:date="2024-01-05T13:12:00Z">
                    <w:rPr>
                      <w:rFonts w:cstheme="minorHAnsi"/>
                    </w:rPr>
                  </w:rPrChange>
                </w:rPr>
                <w:delText>IriSentinel</w:delText>
              </w:r>
            </w:del>
            <w:del w:id="1406" w:author="thuyhuynh" w:date="2024-01-05T12:35:00Z">
              <w:r w:rsidR="00B74C5C" w:rsidRPr="00F705A3" w:rsidDel="008A2511">
                <w:rPr>
                  <w:rFonts w:ascii="Poppins" w:hAnsi="Poppins" w:cstheme="minorHAnsi"/>
                  <w:sz w:val="20"/>
                  <w:szCs w:val="20"/>
                  <w:vertAlign w:val="superscript"/>
                  <w:rPrChange w:id="1407" w:author="thuyhuynh" w:date="2024-01-05T13:12:00Z">
                    <w:rPr>
                      <w:rFonts w:cstheme="minorHAnsi"/>
                    </w:rPr>
                  </w:rPrChange>
                </w:rPr>
                <w:delText>TM</w:delText>
              </w:r>
            </w:del>
          </w:ins>
          <w:ins w:id="1408" w:author="thuyhuynh" w:date="2024-01-05T12:35:00Z">
            <w:r w:rsidR="008A2511" w:rsidRPr="00F705A3">
              <w:rPr>
                <w:rFonts w:ascii="Poppins" w:hAnsi="Poppins" w:cstheme="minorHAnsi"/>
                <w:sz w:val="20"/>
                <w:szCs w:val="20"/>
                <w:rPrChange w:id="1409" w:author="thuyhuynh" w:date="2024-01-05T13:12:00Z">
                  <w:rPr>
                    <w:rFonts w:cstheme="minorHAnsi"/>
                  </w:rPr>
                </w:rPrChange>
              </w:rPr>
              <w:t xml:space="preserve">IriEnvoy-MK </w:t>
            </w:r>
          </w:ins>
          <w:ins w:id="1410" w:author="조준영" w:date="2021-05-11T16:25:00Z">
            <w:del w:id="1411" w:author="thuyhuynh" w:date="2024-01-05T12:33:00Z">
              <w:r w:rsidR="00B74C5C" w:rsidRPr="00F705A3" w:rsidDel="00200F80">
                <w:rPr>
                  <w:rFonts w:ascii="Poppins" w:hAnsi="Poppins" w:cstheme="minorHAnsi"/>
                  <w:sz w:val="20"/>
                  <w:szCs w:val="20"/>
                  <w:rPrChange w:id="1412" w:author="thuyhuynh" w:date="2024-01-05T13:12:00Z">
                    <w:rPr>
                      <w:rFonts w:cstheme="minorHAnsi"/>
                    </w:rPr>
                  </w:rPrChange>
                </w:rPr>
                <w:delText>-UF15</w:delText>
              </w:r>
            </w:del>
          </w:ins>
          <w:del w:id="1413" w:author="조준영" w:date="2021-05-10T15:59:00Z">
            <w:r w:rsidRPr="00F705A3" w:rsidDel="00540DBC">
              <w:rPr>
                <w:rFonts w:ascii="Poppins" w:hAnsi="Poppins" w:cstheme="minorHAnsi"/>
                <w:sz w:val="20"/>
                <w:szCs w:val="20"/>
                <w:rPrChange w:id="1414" w:author="thuyhuynh" w:date="2024-01-05T13:12:00Z">
                  <w:rPr>
                    <w:rFonts w:cstheme="minorHAnsi"/>
                  </w:rPr>
                </w:rPrChange>
              </w:rPr>
              <w:delText>-USB</w:delText>
            </w:r>
          </w:del>
          <w:r w:rsidRPr="00F705A3">
            <w:rPr>
              <w:rFonts w:ascii="Poppins" w:hAnsi="Poppins" w:cstheme="minorHAnsi"/>
              <w:sz w:val="20"/>
              <w:szCs w:val="20"/>
              <w:rPrChange w:id="1415" w:author="thuyhuynh" w:date="2024-01-05T13:12:00Z">
                <w:rPr>
                  <w:rFonts w:cstheme="minorHAnsi"/>
                </w:rPr>
              </w:rPrChange>
            </w:rPr>
            <w:t xml:space="preserve"> device to get these electronics </w:t>
          </w:r>
          <w:r w:rsidRPr="00F705A3">
            <w:rPr>
              <w:rFonts w:ascii="Poppins" w:hAnsi="Poppins" w:cstheme="minorHAnsi"/>
              <w:sz w:val="20"/>
              <w:szCs w:val="20"/>
              <w:lang w:eastAsia="ko-KR"/>
              <w:rPrChange w:id="1416" w:author="thuyhuynh" w:date="2024-01-05T13:12:00Z">
                <w:rPr>
                  <w:rFonts w:cstheme="minorHAnsi"/>
                  <w:lang w:eastAsia="ko-KR"/>
                </w:rPr>
              </w:rPrChange>
            </w:rPr>
            <w:t xml:space="preserve">damaged </w:t>
          </w:r>
          <w:r w:rsidRPr="00F705A3">
            <w:rPr>
              <w:rFonts w:ascii="Poppins" w:hAnsi="Poppins" w:cstheme="minorHAnsi"/>
              <w:sz w:val="20"/>
              <w:szCs w:val="20"/>
              <w:rPrChange w:id="1417" w:author="thuyhuynh" w:date="2024-01-05T13:12:00Z">
                <w:rPr>
                  <w:rFonts w:cstheme="minorHAnsi"/>
                </w:rPr>
              </w:rPrChange>
            </w:rPr>
            <w:t>if you do not follow proper precautions:</w:t>
          </w:r>
        </w:p>
        <w:p w:rsidR="00504182" w:rsidRPr="00F705A3" w:rsidRDefault="00504182">
          <w:pPr>
            <w:jc w:val="both"/>
            <w:rPr>
              <w:rFonts w:ascii="Poppins" w:hAnsi="Poppins" w:cstheme="minorHAnsi"/>
              <w:sz w:val="20"/>
              <w:szCs w:val="20"/>
              <w:rPrChange w:id="1418" w:author="thuyhuynh" w:date="2024-01-05T13:12:00Z">
                <w:rPr>
                  <w:rFonts w:cstheme="minorHAnsi"/>
                </w:rPr>
              </w:rPrChange>
            </w:rPr>
          </w:pPr>
        </w:p>
        <w:p w:rsidR="00504182" w:rsidRPr="00F705A3" w:rsidRDefault="00504182">
          <w:pPr>
            <w:pStyle w:val="ListParagraph"/>
            <w:numPr>
              <w:ilvl w:val="0"/>
              <w:numId w:val="4"/>
            </w:numPr>
            <w:jc w:val="both"/>
            <w:rPr>
              <w:rFonts w:ascii="Poppins" w:hAnsi="Poppins" w:cstheme="minorHAnsi"/>
              <w:sz w:val="20"/>
              <w:szCs w:val="20"/>
              <w:rPrChange w:id="1419" w:author="thuyhuynh" w:date="2024-01-05T13:12:00Z">
                <w:rPr>
                  <w:rFonts w:cstheme="minorHAnsi"/>
                </w:rPr>
              </w:rPrChange>
            </w:rPr>
          </w:pPr>
          <w:r w:rsidRPr="00F705A3">
            <w:rPr>
              <w:rFonts w:ascii="Poppins" w:hAnsi="Poppins" w:cstheme="minorHAnsi"/>
              <w:sz w:val="20"/>
              <w:szCs w:val="20"/>
              <w:rPrChange w:id="1420" w:author="thuyhuynh" w:date="2024-01-05T13:12:00Z">
                <w:rPr>
                  <w:rFonts w:cstheme="minorHAnsi"/>
                </w:rPr>
              </w:rPrChange>
            </w:rPr>
            <w:t xml:space="preserve">Clean regularly to remove dust, but do not use any cleaning solutions. Only wipe the device with a smooth cloth or towel. Keep the lens free of dust and dirt, and use a special </w:t>
          </w:r>
          <w:r w:rsidR="00C25530" w:rsidRPr="00F705A3">
            <w:rPr>
              <w:rFonts w:ascii="Poppins" w:hAnsi="Poppins" w:cstheme="minorHAnsi"/>
              <w:sz w:val="20"/>
              <w:szCs w:val="20"/>
              <w:rPrChange w:id="1421" w:author="thuyhuynh" w:date="2024-01-05T13:12:00Z">
                <w:rPr>
                  <w:rFonts w:cstheme="minorHAnsi"/>
                </w:rPr>
              </w:rPrChange>
            </w:rPr>
            <w:t>cloth for optics</w:t>
          </w:r>
          <w:r w:rsidRPr="00F705A3">
            <w:rPr>
              <w:rFonts w:ascii="Poppins" w:hAnsi="Poppins" w:cstheme="minorHAnsi"/>
              <w:sz w:val="20"/>
              <w:szCs w:val="20"/>
              <w:rPrChange w:id="1422" w:author="thuyhuynh" w:date="2024-01-05T13:12:00Z">
                <w:rPr>
                  <w:rFonts w:cstheme="minorHAnsi"/>
                </w:rPr>
              </w:rPrChange>
            </w:rPr>
            <w:t xml:space="preserve"> in order to</w:t>
          </w:r>
          <w:r w:rsidR="00C25530" w:rsidRPr="00F705A3">
            <w:rPr>
              <w:rFonts w:ascii="Poppins" w:hAnsi="Poppins" w:cstheme="minorHAnsi"/>
              <w:sz w:val="20"/>
              <w:szCs w:val="20"/>
              <w:rPrChange w:id="1423" w:author="thuyhuynh" w:date="2024-01-05T13:12:00Z">
                <w:rPr>
                  <w:rFonts w:cstheme="minorHAnsi"/>
                </w:rPr>
              </w:rPrChange>
            </w:rPr>
            <w:t xml:space="preserve"> avoid </w:t>
          </w:r>
          <w:r w:rsidRPr="00F705A3">
            <w:rPr>
              <w:rFonts w:ascii="Poppins" w:hAnsi="Poppins" w:cstheme="minorHAnsi"/>
              <w:sz w:val="20"/>
              <w:szCs w:val="20"/>
              <w:rPrChange w:id="1424" w:author="thuyhuynh" w:date="2024-01-05T13:12:00Z">
                <w:rPr>
                  <w:rFonts w:cstheme="minorHAnsi"/>
                </w:rPr>
              </w:rPrChange>
            </w:rPr>
            <w:t>scratch</w:t>
          </w:r>
          <w:r w:rsidR="00C25530" w:rsidRPr="00F705A3">
            <w:rPr>
              <w:rFonts w:ascii="Poppins" w:hAnsi="Poppins" w:cstheme="minorHAnsi"/>
              <w:sz w:val="20"/>
              <w:szCs w:val="20"/>
              <w:rPrChange w:id="1425" w:author="thuyhuynh" w:date="2024-01-05T13:12:00Z">
                <w:rPr>
                  <w:rFonts w:cstheme="minorHAnsi"/>
                </w:rPr>
              </w:rPrChange>
            </w:rPr>
            <w:t>ing</w:t>
          </w:r>
          <w:r w:rsidRPr="00F705A3">
            <w:rPr>
              <w:rFonts w:ascii="Poppins" w:hAnsi="Poppins" w:cstheme="minorHAnsi"/>
              <w:sz w:val="20"/>
              <w:szCs w:val="20"/>
              <w:rPrChange w:id="1426" w:author="thuyhuynh" w:date="2024-01-05T13:12:00Z">
                <w:rPr>
                  <w:rFonts w:cstheme="minorHAnsi"/>
                </w:rPr>
              </w:rPrChange>
            </w:rPr>
            <w:t xml:space="preserve"> </w:t>
          </w:r>
          <w:r w:rsidR="00C25530" w:rsidRPr="00F705A3">
            <w:rPr>
              <w:rFonts w:ascii="Poppins" w:hAnsi="Poppins" w:cstheme="minorHAnsi"/>
              <w:sz w:val="20"/>
              <w:szCs w:val="20"/>
              <w:rPrChange w:id="1427" w:author="thuyhuynh" w:date="2024-01-05T13:12:00Z">
                <w:rPr>
                  <w:rFonts w:cstheme="minorHAnsi"/>
                </w:rPr>
              </w:rPrChange>
            </w:rPr>
            <w:t xml:space="preserve">the </w:t>
          </w:r>
          <w:r w:rsidRPr="00F705A3">
            <w:rPr>
              <w:rFonts w:ascii="Poppins" w:hAnsi="Poppins" w:cstheme="minorHAnsi"/>
              <w:sz w:val="20"/>
              <w:szCs w:val="20"/>
              <w:rPrChange w:id="1428" w:author="thuyhuynh" w:date="2024-01-05T13:12:00Z">
                <w:rPr>
                  <w:rFonts w:cstheme="minorHAnsi"/>
                </w:rPr>
              </w:rPrChange>
            </w:rPr>
            <w:t>optics.</w:t>
          </w:r>
        </w:p>
        <w:p w:rsidR="00504182" w:rsidRPr="00F705A3" w:rsidRDefault="00504182">
          <w:pPr>
            <w:pStyle w:val="ListParagraph"/>
            <w:numPr>
              <w:ilvl w:val="0"/>
              <w:numId w:val="4"/>
            </w:numPr>
            <w:jc w:val="both"/>
            <w:rPr>
              <w:rFonts w:ascii="Poppins" w:hAnsi="Poppins" w:cstheme="minorHAnsi"/>
              <w:sz w:val="20"/>
              <w:szCs w:val="20"/>
              <w:rPrChange w:id="1429" w:author="thuyhuynh" w:date="2024-01-05T13:12:00Z">
                <w:rPr>
                  <w:rFonts w:cstheme="minorHAnsi"/>
                </w:rPr>
              </w:rPrChange>
            </w:rPr>
          </w:pPr>
          <w:r w:rsidRPr="00F705A3">
            <w:rPr>
              <w:rFonts w:ascii="Poppins" w:hAnsi="Poppins" w:cstheme="minorHAnsi"/>
              <w:sz w:val="20"/>
              <w:szCs w:val="20"/>
              <w:rPrChange w:id="1430" w:author="thuyhuynh" w:date="2024-01-05T13:12:00Z">
                <w:rPr>
                  <w:rFonts w:cstheme="minorHAnsi"/>
                </w:rPr>
              </w:rPrChange>
            </w:rPr>
            <w:t>Do not allow water to leak into the device or operate the device in humid conditions where water might condense upon the electronics.</w:t>
          </w:r>
        </w:p>
        <w:p w:rsidR="00504182" w:rsidRPr="00F705A3" w:rsidRDefault="00504182">
          <w:pPr>
            <w:pStyle w:val="ListParagraph"/>
            <w:numPr>
              <w:ilvl w:val="0"/>
              <w:numId w:val="4"/>
            </w:numPr>
            <w:jc w:val="both"/>
            <w:rPr>
              <w:rFonts w:ascii="Poppins" w:hAnsi="Poppins" w:cstheme="minorHAnsi"/>
              <w:sz w:val="20"/>
              <w:szCs w:val="20"/>
              <w:rPrChange w:id="1431" w:author="thuyhuynh" w:date="2024-01-05T13:12:00Z">
                <w:rPr>
                  <w:rFonts w:cstheme="minorHAnsi"/>
                </w:rPr>
              </w:rPrChange>
            </w:rPr>
          </w:pPr>
          <w:r w:rsidRPr="00F705A3">
            <w:rPr>
              <w:rFonts w:ascii="Poppins" w:hAnsi="Poppins" w:cstheme="minorHAnsi"/>
              <w:sz w:val="20"/>
              <w:szCs w:val="20"/>
              <w:rPrChange w:id="1432" w:author="thuyhuynh" w:date="2024-01-05T13:12:00Z">
                <w:rPr>
                  <w:rFonts w:cstheme="minorHAnsi"/>
                </w:rPr>
              </w:rPrChange>
            </w:rPr>
            <w:t>Do not operate device in places where temperature reach extremes beyond the stated range.</w:t>
          </w:r>
        </w:p>
        <w:p w:rsidR="00504182" w:rsidRPr="00F705A3" w:rsidRDefault="00504182">
          <w:pPr>
            <w:pStyle w:val="ListParagraph"/>
            <w:numPr>
              <w:ilvl w:val="0"/>
              <w:numId w:val="4"/>
            </w:numPr>
            <w:jc w:val="both"/>
            <w:rPr>
              <w:rFonts w:ascii="Poppins" w:hAnsi="Poppins" w:cstheme="minorHAnsi"/>
              <w:sz w:val="20"/>
              <w:szCs w:val="20"/>
              <w:rPrChange w:id="1433" w:author="thuyhuynh" w:date="2024-01-05T13:12:00Z">
                <w:rPr>
                  <w:rFonts w:cstheme="minorHAnsi"/>
                </w:rPr>
              </w:rPrChange>
            </w:rPr>
          </w:pPr>
          <w:r w:rsidRPr="00F705A3">
            <w:rPr>
              <w:rFonts w:ascii="Poppins" w:hAnsi="Poppins" w:cstheme="minorHAnsi"/>
              <w:sz w:val="20"/>
              <w:szCs w:val="20"/>
              <w:rPrChange w:id="1434" w:author="thuyhuynh" w:date="2024-01-05T13:12:00Z">
                <w:rPr>
                  <w:rFonts w:cstheme="minorHAnsi"/>
                </w:rPr>
              </w:rPrChange>
            </w:rPr>
            <w:lastRenderedPageBreak/>
            <w:t>Do not place the device next to heating equipment.</w:t>
          </w:r>
        </w:p>
        <w:p w:rsidR="00504182" w:rsidRPr="00F705A3" w:rsidRDefault="00504182">
          <w:pPr>
            <w:pStyle w:val="ListParagraph"/>
            <w:numPr>
              <w:ilvl w:val="0"/>
              <w:numId w:val="4"/>
            </w:numPr>
            <w:jc w:val="both"/>
            <w:rPr>
              <w:rFonts w:ascii="Poppins" w:hAnsi="Poppins" w:cstheme="minorHAnsi"/>
              <w:sz w:val="20"/>
              <w:szCs w:val="20"/>
              <w:rPrChange w:id="1435" w:author="thuyhuynh" w:date="2024-01-05T13:12:00Z">
                <w:rPr>
                  <w:rFonts w:cstheme="minorHAnsi"/>
                </w:rPr>
              </w:rPrChange>
            </w:rPr>
          </w:pPr>
          <w:r w:rsidRPr="00F705A3">
            <w:rPr>
              <w:rFonts w:ascii="Poppins" w:hAnsi="Poppins" w:cstheme="minorHAnsi"/>
              <w:sz w:val="20"/>
              <w:szCs w:val="20"/>
              <w:rPrChange w:id="1436" w:author="thuyhuynh" w:date="2024-01-05T13:12:00Z">
                <w:rPr>
                  <w:rFonts w:cstheme="minorHAnsi"/>
                </w:rPr>
              </w:rPrChange>
            </w:rPr>
            <w:t>Do not place magnets near the device.</w:t>
          </w:r>
        </w:p>
        <w:p w:rsidR="00504182" w:rsidRPr="00F705A3" w:rsidRDefault="00504182">
          <w:pPr>
            <w:pStyle w:val="ListParagraph"/>
            <w:numPr>
              <w:ilvl w:val="0"/>
              <w:numId w:val="4"/>
            </w:numPr>
            <w:jc w:val="both"/>
            <w:rPr>
              <w:rFonts w:ascii="Poppins" w:hAnsi="Poppins" w:cstheme="minorHAnsi"/>
              <w:sz w:val="20"/>
              <w:szCs w:val="20"/>
              <w:rPrChange w:id="1437" w:author="thuyhuynh" w:date="2024-01-05T13:12:00Z">
                <w:rPr>
                  <w:rFonts w:cstheme="minorHAnsi"/>
                </w:rPr>
              </w:rPrChange>
            </w:rPr>
          </w:pPr>
          <w:r w:rsidRPr="00F705A3">
            <w:rPr>
              <w:rFonts w:ascii="Poppins" w:hAnsi="Poppins" w:cstheme="minorHAnsi"/>
              <w:sz w:val="20"/>
              <w:szCs w:val="20"/>
              <w:rPrChange w:id="1438" w:author="thuyhuynh" w:date="2024-01-05T13:12:00Z">
                <w:rPr>
                  <w:rFonts w:cstheme="minorHAnsi"/>
                </w:rPr>
              </w:rPrChange>
            </w:rPr>
            <w:t>Do not apply voltage or current beyond the stated range.</w:t>
          </w:r>
        </w:p>
        <w:p w:rsidR="00504182" w:rsidRPr="00F705A3" w:rsidRDefault="00504182">
          <w:pPr>
            <w:pStyle w:val="ListParagraph"/>
            <w:numPr>
              <w:ilvl w:val="0"/>
              <w:numId w:val="4"/>
            </w:numPr>
            <w:jc w:val="both"/>
            <w:rPr>
              <w:rFonts w:ascii="Poppins" w:hAnsi="Poppins" w:cstheme="minorHAnsi"/>
              <w:sz w:val="20"/>
              <w:szCs w:val="20"/>
              <w:rPrChange w:id="1439" w:author="thuyhuynh" w:date="2024-01-05T13:12:00Z">
                <w:rPr>
                  <w:rFonts w:cstheme="minorHAnsi"/>
                </w:rPr>
              </w:rPrChange>
            </w:rPr>
          </w:pPr>
          <w:r w:rsidRPr="00F705A3">
            <w:rPr>
              <w:rFonts w:ascii="Poppins" w:hAnsi="Poppins" w:cstheme="minorHAnsi"/>
              <w:sz w:val="20"/>
              <w:szCs w:val="20"/>
              <w:rPrChange w:id="1440" w:author="thuyhuynh" w:date="2024-01-05T13:12:00Z">
                <w:rPr>
                  <w:rFonts w:cstheme="minorHAnsi"/>
                </w:rPr>
              </w:rPrChange>
            </w:rPr>
            <w:t>Do not use the device for any purposes beyond those specified.</w:t>
          </w:r>
        </w:p>
        <w:p w:rsidR="00504182" w:rsidRPr="00F705A3" w:rsidRDefault="00504182">
          <w:pPr>
            <w:pStyle w:val="ListParagraph"/>
            <w:numPr>
              <w:ilvl w:val="0"/>
              <w:numId w:val="4"/>
            </w:numPr>
            <w:jc w:val="both"/>
            <w:rPr>
              <w:rFonts w:ascii="Poppins" w:hAnsi="Poppins" w:cstheme="minorHAnsi"/>
              <w:sz w:val="20"/>
              <w:szCs w:val="20"/>
              <w:rPrChange w:id="1441" w:author="thuyhuynh" w:date="2024-01-05T13:12:00Z">
                <w:rPr>
                  <w:rFonts w:cstheme="minorHAnsi"/>
                </w:rPr>
              </w:rPrChange>
            </w:rPr>
          </w:pPr>
          <w:r w:rsidRPr="00F705A3">
            <w:rPr>
              <w:rFonts w:ascii="Poppins" w:hAnsi="Poppins" w:cstheme="minorHAnsi"/>
              <w:sz w:val="20"/>
              <w:szCs w:val="20"/>
              <w:rPrChange w:id="1442" w:author="thuyhuynh" w:date="2024-01-05T13:12:00Z">
                <w:rPr>
                  <w:rFonts w:cstheme="minorHAnsi"/>
                </w:rPr>
              </w:rPrChange>
            </w:rPr>
            <w:t>Do not disassemble components from the boards or alter wiring or board design.</w:t>
          </w:r>
        </w:p>
        <w:p w:rsidR="00504182" w:rsidRPr="00F705A3" w:rsidRDefault="00504182">
          <w:pPr>
            <w:pStyle w:val="ListParagraph"/>
            <w:numPr>
              <w:ilvl w:val="0"/>
              <w:numId w:val="4"/>
            </w:numPr>
            <w:jc w:val="both"/>
            <w:rPr>
              <w:rFonts w:ascii="Poppins" w:hAnsi="Poppins" w:cstheme="minorHAnsi"/>
              <w:sz w:val="20"/>
              <w:szCs w:val="20"/>
              <w:rPrChange w:id="1443" w:author="thuyhuynh" w:date="2024-01-05T13:12:00Z">
                <w:rPr>
                  <w:rFonts w:cstheme="minorHAnsi"/>
                </w:rPr>
              </w:rPrChange>
            </w:rPr>
          </w:pPr>
          <w:r w:rsidRPr="00F705A3">
            <w:rPr>
              <w:rFonts w:ascii="Poppins" w:hAnsi="Poppins" w:cstheme="minorHAnsi"/>
              <w:sz w:val="20"/>
              <w:szCs w:val="20"/>
              <w:rPrChange w:id="1444" w:author="thuyhuynh" w:date="2024-01-05T13:12:00Z">
                <w:rPr>
                  <w:rFonts w:cstheme="minorHAnsi"/>
                </w:rPr>
              </w:rPrChange>
            </w:rPr>
            <w:t xml:space="preserve">Do </w:t>
          </w:r>
          <w:r w:rsidR="00232D08" w:rsidRPr="00F705A3">
            <w:rPr>
              <w:rFonts w:ascii="Poppins" w:hAnsi="Poppins" w:cstheme="minorHAnsi"/>
              <w:sz w:val="20"/>
              <w:szCs w:val="20"/>
              <w:rPrChange w:id="1445" w:author="thuyhuynh" w:date="2024-01-05T13:12:00Z">
                <w:rPr>
                  <w:rFonts w:cstheme="minorHAnsi"/>
                </w:rPr>
              </w:rPrChange>
            </w:rPr>
            <w:t>not drop the device or submit</w:t>
          </w:r>
          <w:r w:rsidRPr="00F705A3">
            <w:rPr>
              <w:rFonts w:ascii="Poppins" w:hAnsi="Poppins" w:cstheme="minorHAnsi"/>
              <w:sz w:val="20"/>
              <w:szCs w:val="20"/>
              <w:rPrChange w:id="1446" w:author="thuyhuynh" w:date="2024-01-05T13:12:00Z">
                <w:rPr>
                  <w:rFonts w:cstheme="minorHAnsi"/>
                </w:rPr>
              </w:rPrChange>
            </w:rPr>
            <w:t xml:space="preserve"> to sudden impact or mechanical stresses.</w:t>
          </w:r>
        </w:p>
        <w:p w:rsidR="00504182" w:rsidRPr="00F705A3" w:rsidRDefault="00504182">
          <w:pPr>
            <w:pStyle w:val="ListParagraph"/>
            <w:numPr>
              <w:ilvl w:val="0"/>
              <w:numId w:val="4"/>
            </w:numPr>
            <w:jc w:val="both"/>
            <w:rPr>
              <w:rFonts w:ascii="Poppins" w:hAnsi="Poppins" w:cstheme="minorHAnsi"/>
              <w:sz w:val="20"/>
              <w:szCs w:val="20"/>
              <w:rPrChange w:id="1447" w:author="thuyhuynh" w:date="2024-01-05T13:12:00Z">
                <w:rPr>
                  <w:rFonts w:cstheme="minorHAnsi"/>
                </w:rPr>
              </w:rPrChange>
            </w:rPr>
          </w:pPr>
          <w:r w:rsidRPr="00F705A3">
            <w:rPr>
              <w:rFonts w:ascii="Poppins" w:hAnsi="Poppins" w:cstheme="minorHAnsi"/>
              <w:sz w:val="20"/>
              <w:szCs w:val="20"/>
              <w:rPrChange w:id="1448" w:author="thuyhuynh" w:date="2024-01-05T13:12:00Z">
                <w:rPr>
                  <w:rFonts w:cstheme="minorHAnsi"/>
                </w:rPr>
              </w:rPrChange>
            </w:rPr>
            <w:t>Handle the electronics with proper anti-static protection and techniques to prevent shorting any microchips.</w:t>
          </w:r>
        </w:p>
        <w:p w:rsidR="00D371B6" w:rsidRPr="00F705A3" w:rsidRDefault="00D371B6" w:rsidP="00D371B6">
          <w:pPr>
            <w:pStyle w:val="ListParagraph"/>
            <w:numPr>
              <w:ilvl w:val="0"/>
              <w:numId w:val="0"/>
            </w:numPr>
            <w:ind w:left="1160"/>
            <w:rPr>
              <w:rFonts w:ascii="Poppins" w:hAnsi="Poppins"/>
              <w:sz w:val="20"/>
              <w:szCs w:val="20"/>
              <w:rPrChange w:id="1449" w:author="thuyhuynh" w:date="2024-01-05T13:12:00Z">
                <w:rPr/>
              </w:rPrChange>
            </w:rPr>
          </w:pPr>
        </w:p>
        <w:p w:rsidR="00110ACD" w:rsidRPr="00F705A3" w:rsidRDefault="004C7B70" w:rsidP="004C7B70">
          <w:pPr>
            <w:pStyle w:val="ListParagraph"/>
            <w:widowControl w:val="0"/>
            <w:numPr>
              <w:ilvl w:val="0"/>
              <w:numId w:val="0"/>
            </w:numPr>
            <w:autoSpaceDE w:val="0"/>
            <w:autoSpaceDN w:val="0"/>
            <w:adjustRightInd w:val="0"/>
            <w:ind w:left="400"/>
            <w:rPr>
              <w:rFonts w:ascii="Poppins" w:eastAsia="Myriad-Roman" w:hAnsi="Poppins" w:cs="Myriad-Roman"/>
              <w:b/>
              <w:color w:val="FF0000"/>
              <w:sz w:val="20"/>
              <w:szCs w:val="20"/>
              <w:u w:val="single"/>
              <w:rPrChange w:id="1450" w:author="thuyhuynh" w:date="2024-01-05T13:12:00Z">
                <w:rPr>
                  <w:rFonts w:ascii="Calibri" w:eastAsia="Myriad-Roman" w:hAnsi="Calibri" w:cs="Myriad-Roman"/>
                  <w:b/>
                  <w:color w:val="FF0000"/>
                  <w:sz w:val="24"/>
                  <w:szCs w:val="24"/>
                  <w:u w:val="single"/>
                </w:rPr>
              </w:rPrChange>
            </w:rPr>
          </w:pPr>
          <w:r w:rsidRPr="00F705A3">
            <w:rPr>
              <w:rFonts w:ascii="Poppins" w:hAnsi="Poppins"/>
              <w:b/>
              <w:color w:val="FF0000"/>
              <w:sz w:val="20"/>
              <w:szCs w:val="20"/>
              <w:u w:val="single"/>
              <w:rPrChange w:id="1451" w:author="thuyhuynh" w:date="2024-01-05T13:12:00Z">
                <w:rPr>
                  <w:b/>
                  <w:color w:val="FF0000"/>
                  <w:u w:val="single"/>
                </w:rPr>
              </w:rPrChange>
            </w:rPr>
            <w:t>Any damage to the device caused by these activities will void the warranty.</w:t>
          </w:r>
        </w:p>
        <w:p w:rsidR="00B74C5C" w:rsidRPr="00F705A3" w:rsidRDefault="004C7B70">
          <w:pPr>
            <w:spacing w:after="200" w:line="276" w:lineRule="auto"/>
            <w:rPr>
              <w:rFonts w:ascii="Poppins" w:hAnsi="Poppins"/>
              <w:sz w:val="20"/>
              <w:szCs w:val="20"/>
              <w:lang w:eastAsia="ko-KR"/>
              <w:rPrChange w:id="1452" w:author="thuyhuynh" w:date="2024-01-05T13:12:00Z">
                <w:rPr>
                  <w:rFonts w:eastAsiaTheme="majorEastAsia" w:cstheme="majorBidi"/>
                  <w:b/>
                  <w:bCs/>
                  <w:color w:val="930F15"/>
                  <w:sz w:val="36"/>
                  <w:szCs w:val="28"/>
                  <w:lang w:eastAsia="ko-KR"/>
                </w:rPr>
              </w:rPrChange>
            </w:rPr>
          </w:pPr>
          <w:r w:rsidRPr="00F705A3">
            <w:rPr>
              <w:rFonts w:ascii="Poppins" w:hAnsi="Poppins"/>
              <w:sz w:val="20"/>
              <w:szCs w:val="20"/>
              <w:rPrChange w:id="1453" w:author="thuyhuynh" w:date="2024-01-05T13:12:00Z">
                <w:rPr/>
              </w:rPrChange>
            </w:rPr>
            <w:br w:type="page"/>
          </w:r>
        </w:p>
        <w:p w:rsidR="002B1F79" w:rsidRPr="00F705A3" w:rsidRDefault="004C7B70">
          <w:pPr>
            <w:pStyle w:val="Heading1"/>
            <w:rPr>
              <w:rFonts w:hint="eastAsia"/>
            </w:rPr>
          </w:pPr>
          <w:bookmarkStart w:id="1454" w:name="_Toc155353003"/>
          <w:r w:rsidRPr="00F705A3">
            <w:rPr>
              <w:rFonts w:hint="eastAsia"/>
            </w:rPr>
            <w:lastRenderedPageBreak/>
            <w:t>Product Inventory</w:t>
          </w:r>
          <w:bookmarkEnd w:id="1454"/>
        </w:p>
        <w:p w:rsidR="002B1F79" w:rsidRPr="00F705A3" w:rsidRDefault="002B1F79" w:rsidP="002B1F79">
          <w:pPr>
            <w:rPr>
              <w:rFonts w:ascii="Poppins" w:hAnsi="Poppins"/>
              <w:sz w:val="20"/>
              <w:szCs w:val="20"/>
              <w:lang w:eastAsia="ko-KR"/>
              <w:rPrChange w:id="1455" w:author="thuyhuynh" w:date="2024-01-05T13:12:00Z">
                <w:rPr>
                  <w:lang w:eastAsia="ko-KR"/>
                </w:rPr>
              </w:rPrChange>
            </w:rPr>
          </w:pPr>
        </w:p>
        <w:p w:rsidR="00201B69" w:rsidRPr="00F705A3" w:rsidRDefault="00486D54">
          <w:pPr>
            <w:jc w:val="both"/>
            <w:rPr>
              <w:rFonts w:ascii="Poppins" w:hAnsi="Poppins" w:cstheme="minorHAnsi"/>
              <w:sz w:val="20"/>
              <w:szCs w:val="20"/>
              <w:rPrChange w:id="1456" w:author="thuyhuynh" w:date="2024-01-05T13:12:00Z">
                <w:rPr>
                  <w:rFonts w:cstheme="minorHAnsi"/>
                </w:rPr>
              </w:rPrChange>
            </w:rPr>
          </w:pPr>
          <w:r w:rsidRPr="00F705A3">
            <w:rPr>
              <w:rFonts w:ascii="Poppins" w:hAnsi="Poppins" w:cstheme="minorHAnsi"/>
              <w:sz w:val="20"/>
              <w:szCs w:val="20"/>
              <w:rPrChange w:id="1457" w:author="thuyhuynh" w:date="2024-01-05T13:12:00Z">
                <w:rPr>
                  <w:rFonts w:cstheme="minorHAnsi"/>
                </w:rPr>
              </w:rPrChange>
            </w:rPr>
            <w:t>Product type package of</w:t>
          </w:r>
          <w:r w:rsidR="00061D9C" w:rsidRPr="00F705A3">
            <w:rPr>
              <w:rFonts w:ascii="Poppins" w:hAnsi="Poppins" w:cstheme="minorHAnsi"/>
              <w:sz w:val="20"/>
              <w:szCs w:val="20"/>
              <w:rPrChange w:id="1458" w:author="thuyhuynh" w:date="2024-01-05T13:12:00Z">
                <w:rPr>
                  <w:rFonts w:cstheme="minorHAnsi"/>
                </w:rPr>
              </w:rPrChange>
            </w:rPr>
            <w:t xml:space="preserve"> </w:t>
          </w:r>
          <w:del w:id="1459" w:author="조준영" w:date="2021-05-10T15:55:00Z">
            <w:r w:rsidR="00ED5EAF" w:rsidRPr="00F705A3" w:rsidDel="00540DBC">
              <w:rPr>
                <w:rFonts w:ascii="Poppins" w:hAnsi="Poppins" w:cstheme="minorHAnsi"/>
                <w:sz w:val="20"/>
                <w:szCs w:val="20"/>
                <w:rPrChange w:id="1460" w:author="thuyhuynh" w:date="2024-01-05T13:12:00Z">
                  <w:rPr>
                    <w:rFonts w:cstheme="minorHAnsi"/>
                  </w:rPr>
                </w:rPrChange>
              </w:rPr>
              <w:delText>IriShield</w:delText>
            </w:r>
          </w:del>
          <w:del w:id="1461" w:author="조준영" w:date="2021-05-11T16:25:00Z">
            <w:r w:rsidR="00ED5EAF" w:rsidRPr="00F705A3" w:rsidDel="00B74C5C">
              <w:rPr>
                <w:rFonts w:ascii="Poppins" w:hAnsi="Poppins" w:cstheme="minorHAnsi"/>
                <w:sz w:val="20"/>
                <w:szCs w:val="20"/>
                <w:vertAlign w:val="superscript"/>
                <w:rPrChange w:id="1462" w:author="thuyhuynh" w:date="2024-01-05T13:12:00Z">
                  <w:rPr>
                    <w:rFonts w:cstheme="minorHAnsi"/>
                  </w:rPr>
                </w:rPrChange>
              </w:rPr>
              <w:delText>TM</w:delText>
            </w:r>
          </w:del>
          <w:ins w:id="1463" w:author="조준영" w:date="2021-05-11T16:25:00Z">
            <w:del w:id="1464" w:author="thuyhuynh" w:date="2024-01-05T12:33:00Z">
              <w:r w:rsidR="00B74C5C" w:rsidRPr="00F705A3" w:rsidDel="00200F80">
                <w:rPr>
                  <w:rFonts w:ascii="Poppins" w:hAnsi="Poppins" w:cstheme="minorHAnsi"/>
                  <w:sz w:val="20"/>
                  <w:szCs w:val="20"/>
                  <w:rPrChange w:id="1465" w:author="thuyhuynh" w:date="2024-01-05T13:12:00Z">
                    <w:rPr>
                      <w:rFonts w:cstheme="minorHAnsi"/>
                    </w:rPr>
                  </w:rPrChange>
                </w:rPr>
                <w:delText>IriSentinel</w:delText>
              </w:r>
            </w:del>
            <w:del w:id="1466" w:author="thuyhuynh" w:date="2024-01-05T12:35:00Z">
              <w:r w:rsidR="00B74C5C" w:rsidRPr="00F705A3" w:rsidDel="008A2511">
                <w:rPr>
                  <w:rFonts w:ascii="Poppins" w:hAnsi="Poppins" w:cstheme="minorHAnsi"/>
                  <w:sz w:val="20"/>
                  <w:szCs w:val="20"/>
                  <w:vertAlign w:val="superscript"/>
                  <w:rPrChange w:id="1467" w:author="thuyhuynh" w:date="2024-01-05T13:12:00Z">
                    <w:rPr>
                      <w:rFonts w:cstheme="minorHAnsi"/>
                    </w:rPr>
                  </w:rPrChange>
                </w:rPr>
                <w:delText>TM</w:delText>
              </w:r>
            </w:del>
          </w:ins>
          <w:ins w:id="1468" w:author="thuyhuynh" w:date="2024-01-05T12:35:00Z">
            <w:r w:rsidR="008A2511" w:rsidRPr="00F705A3">
              <w:rPr>
                <w:rFonts w:ascii="Poppins" w:hAnsi="Poppins" w:cstheme="minorHAnsi"/>
                <w:sz w:val="20"/>
                <w:szCs w:val="20"/>
                <w:rPrChange w:id="1469" w:author="thuyhuynh" w:date="2024-01-05T13:12:00Z">
                  <w:rPr>
                    <w:rFonts w:cstheme="minorHAnsi"/>
                  </w:rPr>
                </w:rPrChange>
              </w:rPr>
              <w:t xml:space="preserve">IriEnvoy-MK </w:t>
            </w:r>
          </w:ins>
          <w:ins w:id="1470" w:author="조준영" w:date="2021-05-11T16:25:00Z">
            <w:del w:id="1471" w:author="thuyhuynh" w:date="2024-01-05T12:33:00Z">
              <w:r w:rsidR="00B74C5C" w:rsidRPr="00F705A3" w:rsidDel="00200F80">
                <w:rPr>
                  <w:rFonts w:ascii="Poppins" w:hAnsi="Poppins" w:cstheme="minorHAnsi"/>
                  <w:sz w:val="20"/>
                  <w:szCs w:val="20"/>
                  <w:rPrChange w:id="1472" w:author="thuyhuynh" w:date="2024-01-05T13:12:00Z">
                    <w:rPr>
                      <w:rFonts w:cstheme="minorHAnsi"/>
                    </w:rPr>
                  </w:rPrChange>
                </w:rPr>
                <w:delText>-UF15</w:delText>
              </w:r>
            </w:del>
          </w:ins>
          <w:ins w:id="1473" w:author="조준영" w:date="2021-05-10T16:00:00Z">
            <w:r w:rsidR="00540DBC" w:rsidRPr="00F705A3">
              <w:rPr>
                <w:rFonts w:ascii="Poppins" w:hAnsi="Poppins" w:cstheme="minorHAnsi"/>
                <w:sz w:val="20"/>
                <w:szCs w:val="20"/>
                <w:vertAlign w:val="superscript"/>
                <w:lang w:eastAsia="ko-KR"/>
                <w:rPrChange w:id="1474" w:author="thuyhuynh" w:date="2024-01-05T13:12:00Z">
                  <w:rPr>
                    <w:rFonts w:cstheme="minorHAnsi"/>
                    <w:vertAlign w:val="superscript"/>
                    <w:lang w:eastAsia="ko-KR"/>
                  </w:rPr>
                </w:rPrChange>
              </w:rPr>
              <w:t xml:space="preserve"> </w:t>
            </w:r>
          </w:ins>
          <w:del w:id="1475" w:author="조준영" w:date="2021-05-10T15:56:00Z">
            <w:r w:rsidR="00615A3C" w:rsidRPr="00F705A3" w:rsidDel="00540DBC">
              <w:rPr>
                <w:rFonts w:ascii="Poppins" w:hAnsi="Poppins" w:cstheme="minorHAnsi"/>
                <w:sz w:val="20"/>
                <w:szCs w:val="20"/>
                <w:rPrChange w:id="1476" w:author="thuyhuynh" w:date="2024-01-05T13:12:00Z">
                  <w:rPr>
                    <w:rFonts w:cstheme="minorHAnsi"/>
                  </w:rPr>
                </w:rPrChange>
              </w:rPr>
              <w:delText>-USB MK</w:delText>
            </w:r>
            <w:r w:rsidRPr="00F705A3" w:rsidDel="00540DBC">
              <w:rPr>
                <w:rFonts w:ascii="Poppins" w:hAnsi="Poppins" w:cstheme="minorHAnsi"/>
                <w:sz w:val="20"/>
                <w:szCs w:val="20"/>
                <w:rPrChange w:id="1477" w:author="thuyhuynh" w:date="2024-01-05T13:12:00Z">
                  <w:rPr>
                    <w:rFonts w:cstheme="minorHAnsi"/>
                  </w:rPr>
                </w:rPrChange>
              </w:rPr>
              <w:delText xml:space="preserve"> </w:delText>
            </w:r>
            <w:r w:rsidR="00ED5EAF" w:rsidRPr="00F705A3" w:rsidDel="00540DBC">
              <w:rPr>
                <w:rFonts w:ascii="Poppins" w:hAnsi="Poppins" w:cstheme="minorHAnsi"/>
                <w:sz w:val="20"/>
                <w:szCs w:val="20"/>
                <w:rPrChange w:id="1478" w:author="thuyhuynh" w:date="2024-01-05T13:12:00Z">
                  <w:rPr>
                    <w:rFonts w:cstheme="minorHAnsi"/>
                  </w:rPr>
                </w:rPrChange>
              </w:rPr>
              <w:delText>2120U</w:delText>
            </w:r>
          </w:del>
          <w:ins w:id="1479" w:author="Windows User" w:date="2018-02-06T15:43:00Z">
            <w:del w:id="1480" w:author="조준영" w:date="2021-05-10T15:56:00Z">
              <w:r w:rsidR="00742954" w:rsidRPr="00F705A3" w:rsidDel="00540DBC">
                <w:rPr>
                  <w:rFonts w:ascii="Poppins" w:hAnsi="Poppins" w:cstheme="minorHAnsi"/>
                  <w:sz w:val="20"/>
                  <w:szCs w:val="20"/>
                  <w:rPrChange w:id="1481" w:author="thuyhuynh" w:date="2024-01-05T13:12:00Z">
                    <w:rPr>
                      <w:rFonts w:cstheme="minorHAnsi"/>
                    </w:rPr>
                  </w:rPrChange>
                </w:rPr>
                <w:delText>L</w:delText>
              </w:r>
            </w:del>
          </w:ins>
          <w:r w:rsidR="00ED5EAF" w:rsidRPr="00F705A3">
            <w:rPr>
              <w:rFonts w:ascii="Poppins" w:hAnsi="Poppins" w:cstheme="minorHAnsi"/>
              <w:sz w:val="20"/>
              <w:szCs w:val="20"/>
              <w:rPrChange w:id="1482" w:author="thuyhuynh" w:date="2024-01-05T13:12:00Z">
                <w:rPr>
                  <w:rFonts w:cstheme="minorHAnsi"/>
                </w:rPr>
              </w:rPrChange>
            </w:rPr>
            <w:t xml:space="preserve"> includes the following components</w:t>
          </w:r>
          <w:r w:rsidR="009E3103" w:rsidRPr="00F705A3">
            <w:rPr>
              <w:rFonts w:ascii="Poppins" w:hAnsi="Poppins" w:cstheme="minorHAnsi"/>
              <w:sz w:val="20"/>
              <w:szCs w:val="20"/>
              <w:rPrChange w:id="1483" w:author="thuyhuynh" w:date="2024-01-05T13:12:00Z">
                <w:rPr>
                  <w:rFonts w:cstheme="minorHAnsi"/>
                </w:rPr>
              </w:rPrChange>
            </w:rPr>
            <w:t>.</w:t>
          </w:r>
        </w:p>
        <w:p w:rsidR="002B1F79" w:rsidRPr="00F705A3" w:rsidRDefault="002B1F79" w:rsidP="002B1F79">
          <w:pPr>
            <w:rPr>
              <w:rFonts w:ascii="Poppins" w:hAnsi="Poppins"/>
              <w:sz w:val="20"/>
              <w:szCs w:val="20"/>
              <w:lang w:eastAsia="ko-KR"/>
              <w:rPrChange w:id="1484" w:author="thuyhuynh" w:date="2024-01-05T13:12:00Z">
                <w:rPr>
                  <w:lang w:eastAsia="ko-KR"/>
                </w:rPr>
              </w:rPrChange>
            </w:rPr>
          </w:pPr>
        </w:p>
        <w:p w:rsidR="007515B0" w:rsidRPr="00F705A3" w:rsidRDefault="007515B0" w:rsidP="002B1F79">
          <w:pPr>
            <w:rPr>
              <w:rFonts w:ascii="Poppins" w:hAnsi="Poppins"/>
              <w:sz w:val="20"/>
              <w:szCs w:val="20"/>
              <w:lang w:eastAsia="ko-KR"/>
              <w:rPrChange w:id="1485" w:author="thuyhuynh" w:date="2024-01-05T13:12:00Z">
                <w:rPr>
                  <w:lang w:eastAsia="ko-KR"/>
                </w:rPr>
              </w:rPrChange>
            </w:rPr>
          </w:pPr>
        </w:p>
        <w:tbl>
          <w:tblPr>
            <w:tblStyle w:val="MediumGrid3-Accent2"/>
            <w:tblW w:w="7341" w:type="dxa"/>
            <w:tblInd w:w="1148" w:type="dxa"/>
            <w:tblLook w:val="04A0" w:firstRow="1" w:lastRow="0" w:firstColumn="1" w:lastColumn="0" w:noHBand="0" w:noVBand="1"/>
            <w:tblPrChange w:id="1486" w:author="조준영" w:date="2021-05-10T16:02:00Z">
              <w:tblPr>
                <w:tblStyle w:val="MediumGrid3-Accent2"/>
                <w:tblW w:w="7341" w:type="dxa"/>
                <w:tblInd w:w="1148" w:type="dxa"/>
                <w:tblLook w:val="04A0" w:firstRow="1" w:lastRow="0" w:firstColumn="1" w:lastColumn="0" w:noHBand="0" w:noVBand="1"/>
              </w:tblPr>
            </w:tblPrChange>
          </w:tblPr>
          <w:tblGrid>
            <w:gridCol w:w="2384"/>
            <w:gridCol w:w="3136"/>
            <w:gridCol w:w="1821"/>
            <w:tblGridChange w:id="1487">
              <w:tblGrid>
                <w:gridCol w:w="1148"/>
                <w:gridCol w:w="1299"/>
                <w:gridCol w:w="1085"/>
                <w:gridCol w:w="1524"/>
                <w:gridCol w:w="1612"/>
                <w:gridCol w:w="673"/>
                <w:gridCol w:w="1148"/>
              </w:tblGrid>
            </w:tblGridChange>
          </w:tblGrid>
          <w:tr w:rsidR="002B1F79" w:rsidRPr="00F705A3" w:rsidTr="00540DBC">
            <w:trPr>
              <w:cnfStyle w:val="100000000000" w:firstRow="1" w:lastRow="0" w:firstColumn="0" w:lastColumn="0" w:oddVBand="0" w:evenVBand="0" w:oddHBand="0" w:evenHBand="0" w:firstRowFirstColumn="0" w:firstRowLastColumn="0" w:lastRowFirstColumn="0" w:lastRowLastColumn="0"/>
              <w:trHeight w:val="270"/>
              <w:trPrChange w:id="1488" w:author="조준영" w:date="2021-05-10T16:02:00Z">
                <w:trPr>
                  <w:gridAfter w:val="0"/>
                  <w:trHeight w:val="270"/>
                </w:trPr>
              </w:trPrChange>
            </w:trPr>
            <w:tc>
              <w:tcPr>
                <w:cnfStyle w:val="001000000000" w:firstRow="0" w:lastRow="0" w:firstColumn="1" w:lastColumn="0" w:oddVBand="0" w:evenVBand="0" w:oddHBand="0" w:evenHBand="0" w:firstRowFirstColumn="0" w:firstRowLastColumn="0" w:lastRowFirstColumn="0" w:lastRowLastColumn="0"/>
                <w:tcW w:w="5481" w:type="dxa"/>
                <w:gridSpan w:val="2"/>
                <w:tcPrChange w:id="1489" w:author="조준영" w:date="2021-05-10T16:02:00Z">
                  <w:tcPr>
                    <w:tcW w:w="5056" w:type="dxa"/>
                    <w:gridSpan w:val="4"/>
                  </w:tcPr>
                </w:tcPrChange>
              </w:tcPr>
              <w:p w:rsidR="002B1F79" w:rsidRPr="00F705A3" w:rsidRDefault="002B1F79" w:rsidP="002B1F79">
                <w:pPr>
                  <w:jc w:val="center"/>
                  <w:cnfStyle w:val="101000000000" w:firstRow="1" w:lastRow="0" w:firstColumn="1" w:lastColumn="0" w:oddVBand="0" w:evenVBand="0" w:oddHBand="0" w:evenHBand="0" w:firstRowFirstColumn="0" w:firstRowLastColumn="0" w:lastRowFirstColumn="0" w:lastRowLastColumn="0"/>
                  <w:rPr>
                    <w:rFonts w:ascii="Poppins" w:hAnsi="Poppins"/>
                    <w:b w:val="0"/>
                    <w:bCs w:val="0"/>
                    <w:sz w:val="20"/>
                    <w:szCs w:val="20"/>
                    <w:lang w:eastAsia="ko-KR"/>
                    <w:rPrChange w:id="1490" w:author="thuyhuynh" w:date="2024-01-05T13:12:00Z">
                      <w:rPr>
                        <w:b w:val="0"/>
                        <w:bCs w:val="0"/>
                        <w:color w:val="auto"/>
                        <w:lang w:eastAsia="ko-KR"/>
                      </w:rPr>
                    </w:rPrChange>
                  </w:rPr>
                </w:pPr>
                <w:r w:rsidRPr="00F705A3">
                  <w:rPr>
                    <w:rFonts w:ascii="Poppins" w:hAnsi="Poppins"/>
                    <w:sz w:val="20"/>
                    <w:szCs w:val="20"/>
                    <w:rPrChange w:id="1491" w:author="thuyhuynh" w:date="2024-01-05T13:12:00Z">
                      <w:rPr/>
                    </w:rPrChange>
                  </w:rPr>
                  <w:t>Item</w:t>
                </w:r>
              </w:p>
            </w:tc>
            <w:tc>
              <w:tcPr>
                <w:tcW w:w="1860" w:type="dxa"/>
                <w:tcPrChange w:id="1492" w:author="조준영" w:date="2021-05-10T16:02:00Z">
                  <w:tcPr>
                    <w:tcW w:w="2285" w:type="dxa"/>
                    <w:gridSpan w:val="2"/>
                  </w:tcPr>
                </w:tcPrChange>
              </w:tcPr>
              <w:p w:rsidR="002B1F79" w:rsidRPr="00F705A3" w:rsidRDefault="002B1F79" w:rsidP="002B1F79">
                <w:pPr>
                  <w:jc w:val="center"/>
                  <w:cnfStyle w:val="100000000000" w:firstRow="1" w:lastRow="0" w:firstColumn="0" w:lastColumn="0" w:oddVBand="0" w:evenVBand="0" w:oddHBand="0" w:evenHBand="0" w:firstRowFirstColumn="0" w:firstRowLastColumn="0" w:lastRowFirstColumn="0" w:lastRowLastColumn="0"/>
                  <w:rPr>
                    <w:rFonts w:ascii="Poppins" w:hAnsi="Poppins"/>
                    <w:sz w:val="20"/>
                    <w:szCs w:val="20"/>
                    <w:rPrChange w:id="1493" w:author="thuyhuynh" w:date="2024-01-05T13:12:00Z">
                      <w:rPr>
                        <w:b w:val="0"/>
                        <w:bCs w:val="0"/>
                        <w:color w:val="auto"/>
                      </w:rPr>
                    </w:rPrChange>
                  </w:rPr>
                </w:pPr>
                <w:r w:rsidRPr="00F705A3">
                  <w:rPr>
                    <w:rFonts w:ascii="Poppins" w:hAnsi="Poppins"/>
                    <w:sz w:val="20"/>
                    <w:szCs w:val="20"/>
                    <w:rPrChange w:id="1494" w:author="thuyhuynh" w:date="2024-01-05T13:12:00Z">
                      <w:rPr/>
                    </w:rPrChange>
                  </w:rPr>
                  <w:t>Quantity</w:t>
                </w:r>
              </w:p>
            </w:tc>
          </w:tr>
          <w:tr w:rsidR="0022325C" w:rsidRPr="00F705A3" w:rsidTr="00540DBC">
            <w:trPr>
              <w:cnfStyle w:val="000000100000" w:firstRow="0" w:lastRow="0" w:firstColumn="0" w:lastColumn="0" w:oddVBand="0" w:evenVBand="0" w:oddHBand="1" w:evenHBand="0" w:firstRowFirstColumn="0" w:firstRowLastColumn="0" w:lastRowFirstColumn="0" w:lastRowLastColumn="0"/>
              <w:trHeight w:val="282"/>
              <w:trPrChange w:id="1495" w:author="조준영" w:date="2021-05-10T16:02:00Z">
                <w:trPr>
                  <w:gridAfter w:val="0"/>
                  <w:trHeight w:val="282"/>
                </w:trPr>
              </w:trPrChange>
            </w:trPr>
            <w:tc>
              <w:tcPr>
                <w:cnfStyle w:val="001000000000" w:firstRow="0" w:lastRow="0" w:firstColumn="1" w:lastColumn="0" w:oddVBand="0" w:evenVBand="0" w:oddHBand="0" w:evenHBand="0" w:firstRowFirstColumn="0" w:firstRowLastColumn="0" w:lastRowFirstColumn="0" w:lastRowLastColumn="0"/>
                <w:tcW w:w="2447" w:type="dxa"/>
                <w:vMerge w:val="restart"/>
                <w:vAlign w:val="center"/>
                <w:tcPrChange w:id="1496" w:author="조준영" w:date="2021-05-10T16:02:00Z">
                  <w:tcPr>
                    <w:tcW w:w="2447" w:type="dxa"/>
                    <w:gridSpan w:val="2"/>
                    <w:vMerge w:val="restart"/>
                    <w:vAlign w:val="center"/>
                  </w:tcPr>
                </w:tcPrChange>
              </w:tcPr>
              <w:p w:rsidR="0022325C" w:rsidRPr="00F705A3" w:rsidRDefault="0022325C" w:rsidP="00B84C8B">
                <w:pPr>
                  <w:jc w:val="center"/>
                  <w:cnfStyle w:val="001000100000" w:firstRow="0" w:lastRow="0" w:firstColumn="1" w:lastColumn="0" w:oddVBand="0" w:evenVBand="0" w:oddHBand="1" w:evenHBand="0" w:firstRowFirstColumn="0" w:firstRowLastColumn="0" w:lastRowFirstColumn="0" w:lastRowLastColumn="0"/>
                  <w:rPr>
                    <w:rFonts w:ascii="Poppins" w:hAnsi="Poppins"/>
                    <w:sz w:val="20"/>
                    <w:szCs w:val="20"/>
                    <w:lang w:eastAsia="ko-KR"/>
                    <w:rPrChange w:id="1497" w:author="thuyhuynh" w:date="2024-01-05T13:12:00Z">
                      <w:rPr>
                        <w:b w:val="0"/>
                        <w:bCs w:val="0"/>
                        <w:color w:val="auto"/>
                        <w:lang w:eastAsia="ko-KR"/>
                      </w:rPr>
                    </w:rPrChange>
                  </w:rPr>
                </w:pPr>
                <w:r w:rsidRPr="00F705A3">
                  <w:rPr>
                    <w:rFonts w:ascii="Poppins" w:hAnsi="Poppins"/>
                    <w:sz w:val="20"/>
                    <w:szCs w:val="20"/>
                    <w:lang w:eastAsia="ko-KR"/>
                    <w:rPrChange w:id="1498" w:author="thuyhuynh" w:date="2024-01-05T13:12:00Z">
                      <w:rPr>
                        <w:lang w:eastAsia="ko-KR"/>
                      </w:rPr>
                    </w:rPrChange>
                  </w:rPr>
                  <w:t>Standard</w:t>
                </w:r>
              </w:p>
            </w:tc>
            <w:tc>
              <w:tcPr>
                <w:tcW w:w="3034" w:type="dxa"/>
                <w:tcPrChange w:id="1499" w:author="조준영" w:date="2021-05-10T16:02:00Z">
                  <w:tcPr>
                    <w:tcW w:w="2609" w:type="dxa"/>
                    <w:gridSpan w:val="2"/>
                  </w:tcPr>
                </w:tcPrChange>
              </w:tcPr>
              <w:p w:rsidR="0022325C" w:rsidRPr="00F705A3" w:rsidRDefault="0022325C" w:rsidP="002B1F79">
                <w:pPr>
                  <w:cnfStyle w:val="000000100000" w:firstRow="0" w:lastRow="0" w:firstColumn="0" w:lastColumn="0" w:oddVBand="0" w:evenVBand="0" w:oddHBand="1" w:evenHBand="0" w:firstRowFirstColumn="0" w:firstRowLastColumn="0" w:lastRowFirstColumn="0" w:lastRowLastColumn="0"/>
                  <w:rPr>
                    <w:rFonts w:ascii="Poppins" w:hAnsi="Poppins"/>
                    <w:b/>
                    <w:sz w:val="20"/>
                    <w:szCs w:val="20"/>
                    <w:lang w:eastAsia="ko-KR"/>
                    <w:rPrChange w:id="1500" w:author="thuyhuynh" w:date="2024-01-05T13:12:00Z">
                      <w:rPr>
                        <w:b/>
                        <w:lang w:eastAsia="ko-KR"/>
                      </w:rPr>
                    </w:rPrChange>
                  </w:rPr>
                </w:pPr>
                <w:del w:id="1501" w:author="조준영" w:date="2021-05-10T15:55:00Z">
                  <w:r w:rsidRPr="00F705A3" w:rsidDel="00540DBC">
                    <w:rPr>
                      <w:rFonts w:ascii="Poppins" w:hAnsi="Poppins"/>
                      <w:b/>
                      <w:sz w:val="20"/>
                      <w:szCs w:val="20"/>
                      <w:lang w:eastAsia="ko-KR"/>
                      <w:rPrChange w:id="1502" w:author="thuyhuynh" w:date="2024-01-05T13:12:00Z">
                        <w:rPr>
                          <w:b/>
                          <w:lang w:eastAsia="ko-KR"/>
                        </w:rPr>
                      </w:rPrChange>
                    </w:rPr>
                    <w:delText>IriShield</w:delText>
                  </w:r>
                </w:del>
                <w:del w:id="1503" w:author="조준영" w:date="2021-05-11T16:25:00Z">
                  <w:r w:rsidR="00470B1D" w:rsidRPr="00F705A3" w:rsidDel="00B74C5C">
                    <w:rPr>
                      <w:rFonts w:ascii="Poppins" w:hAnsi="Poppins"/>
                      <w:b/>
                      <w:sz w:val="20"/>
                      <w:szCs w:val="20"/>
                      <w:vertAlign w:val="superscript"/>
                      <w:lang w:eastAsia="ko-KR"/>
                      <w:rPrChange w:id="1504" w:author="thuyhuynh" w:date="2024-01-05T13:12:00Z">
                        <w:rPr>
                          <w:b/>
                          <w:vertAlign w:val="superscript"/>
                          <w:lang w:eastAsia="ko-KR"/>
                        </w:rPr>
                      </w:rPrChange>
                    </w:rPr>
                    <w:delText>TM</w:delText>
                  </w:r>
                </w:del>
                <w:ins w:id="1505" w:author="조준영" w:date="2021-05-11T16:25:00Z">
                  <w:del w:id="1506" w:author="thuyhuynh" w:date="2024-01-05T12:33:00Z">
                    <w:r w:rsidR="00B74C5C" w:rsidRPr="00F705A3" w:rsidDel="00200F80">
                      <w:rPr>
                        <w:rFonts w:ascii="Poppins" w:hAnsi="Poppins"/>
                        <w:b/>
                        <w:sz w:val="20"/>
                        <w:szCs w:val="20"/>
                        <w:lang w:eastAsia="ko-KR"/>
                        <w:rPrChange w:id="1507" w:author="thuyhuynh" w:date="2024-01-05T13:12:00Z">
                          <w:rPr>
                            <w:b/>
                            <w:lang w:eastAsia="ko-KR"/>
                          </w:rPr>
                        </w:rPrChange>
                      </w:rPr>
                      <w:delText>IriSentinel</w:delText>
                    </w:r>
                  </w:del>
                  <w:del w:id="1508" w:author="thuyhuynh" w:date="2024-01-05T12:35:00Z">
                    <w:r w:rsidR="00B74C5C" w:rsidRPr="00F705A3" w:rsidDel="008A2511">
                      <w:rPr>
                        <w:rFonts w:ascii="Poppins" w:hAnsi="Poppins"/>
                        <w:b/>
                        <w:sz w:val="20"/>
                        <w:szCs w:val="20"/>
                        <w:vertAlign w:val="superscript"/>
                        <w:lang w:eastAsia="ko-KR"/>
                        <w:rPrChange w:id="1509" w:author="thuyhuynh" w:date="2024-01-05T13:12:00Z">
                          <w:rPr>
                            <w:b/>
                            <w:lang w:eastAsia="ko-KR"/>
                          </w:rPr>
                        </w:rPrChange>
                      </w:rPr>
                      <w:delText>TM</w:delText>
                    </w:r>
                  </w:del>
                </w:ins>
                <w:ins w:id="1510" w:author="thuyhuynh" w:date="2024-01-05T12:35:00Z">
                  <w:r w:rsidR="008A2511" w:rsidRPr="00F705A3">
                    <w:rPr>
                      <w:rFonts w:ascii="Poppins" w:hAnsi="Poppins"/>
                      <w:b/>
                      <w:sz w:val="20"/>
                      <w:szCs w:val="20"/>
                      <w:lang w:eastAsia="ko-KR"/>
                      <w:rPrChange w:id="1511" w:author="thuyhuynh" w:date="2024-01-05T13:12:00Z">
                        <w:rPr>
                          <w:b/>
                          <w:lang w:eastAsia="ko-KR"/>
                        </w:rPr>
                      </w:rPrChange>
                    </w:rPr>
                    <w:t xml:space="preserve">IriEnvoy-MK </w:t>
                  </w:r>
                </w:ins>
                <w:ins w:id="1512" w:author="조준영" w:date="2021-05-11T16:25:00Z">
                  <w:del w:id="1513" w:author="thuyhuynh" w:date="2024-01-05T12:33:00Z">
                    <w:r w:rsidR="00B74C5C" w:rsidRPr="00F705A3" w:rsidDel="00200F80">
                      <w:rPr>
                        <w:rFonts w:ascii="Poppins" w:hAnsi="Poppins"/>
                        <w:b/>
                        <w:sz w:val="20"/>
                        <w:szCs w:val="20"/>
                        <w:lang w:eastAsia="ko-KR"/>
                        <w:rPrChange w:id="1514" w:author="thuyhuynh" w:date="2024-01-05T13:12:00Z">
                          <w:rPr>
                            <w:b/>
                            <w:lang w:eastAsia="ko-KR"/>
                          </w:rPr>
                        </w:rPrChange>
                      </w:rPr>
                      <w:delText>-UF15</w:delText>
                    </w:r>
                  </w:del>
                </w:ins>
                <w:del w:id="1515" w:author="조준영" w:date="2021-05-10T15:56:00Z">
                  <w:r w:rsidRPr="00F705A3" w:rsidDel="00540DBC">
                    <w:rPr>
                      <w:rFonts w:ascii="Poppins" w:hAnsi="Poppins"/>
                      <w:b/>
                      <w:sz w:val="20"/>
                      <w:szCs w:val="20"/>
                      <w:lang w:eastAsia="ko-KR"/>
                      <w:rPrChange w:id="1516" w:author="thuyhuynh" w:date="2024-01-05T13:12:00Z">
                        <w:rPr>
                          <w:b/>
                          <w:lang w:eastAsia="ko-KR"/>
                        </w:rPr>
                      </w:rPrChange>
                    </w:rPr>
                    <w:delText>-USB MK</w:delText>
                  </w:r>
                </w:del>
                <w:ins w:id="1517" w:author="TANBAO" w:date="2014-01-07T15:15:00Z">
                  <w:del w:id="1518" w:author="조준영" w:date="2021-05-10T15:56:00Z">
                    <w:r w:rsidR="0073495D" w:rsidRPr="00F705A3" w:rsidDel="00540DBC">
                      <w:rPr>
                        <w:rFonts w:ascii="Poppins" w:hAnsi="Poppins"/>
                        <w:b/>
                        <w:sz w:val="20"/>
                        <w:szCs w:val="20"/>
                        <w:lang w:eastAsia="ko-KR"/>
                        <w:rPrChange w:id="1519" w:author="thuyhuynh" w:date="2024-01-05T13:12:00Z">
                          <w:rPr>
                            <w:b/>
                            <w:lang w:eastAsia="ko-KR"/>
                          </w:rPr>
                        </w:rPrChange>
                      </w:rPr>
                      <w:delText xml:space="preserve"> 2120U</w:delText>
                    </w:r>
                  </w:del>
                </w:ins>
                <w:ins w:id="1520" w:author="Windows User" w:date="2018-02-06T15:43:00Z">
                  <w:del w:id="1521" w:author="조준영" w:date="2021-05-10T15:56:00Z">
                    <w:r w:rsidR="00742954" w:rsidRPr="00F705A3" w:rsidDel="00540DBC">
                      <w:rPr>
                        <w:rFonts w:ascii="Poppins" w:hAnsi="Poppins"/>
                        <w:b/>
                        <w:sz w:val="20"/>
                        <w:szCs w:val="20"/>
                        <w:lang w:eastAsia="ko-KR"/>
                        <w:rPrChange w:id="1522" w:author="thuyhuynh" w:date="2024-01-05T13:12:00Z">
                          <w:rPr>
                            <w:b/>
                            <w:lang w:eastAsia="ko-KR"/>
                          </w:rPr>
                        </w:rPrChange>
                      </w:rPr>
                      <w:delText>L</w:delText>
                    </w:r>
                  </w:del>
                </w:ins>
              </w:p>
            </w:tc>
            <w:tc>
              <w:tcPr>
                <w:tcW w:w="1860" w:type="dxa"/>
                <w:tcPrChange w:id="1523" w:author="조준영" w:date="2021-05-10T16:02:00Z">
                  <w:tcPr>
                    <w:tcW w:w="2285" w:type="dxa"/>
                    <w:gridSpan w:val="2"/>
                  </w:tcPr>
                </w:tcPrChange>
              </w:tcPr>
              <w:p w:rsidR="0022325C" w:rsidRPr="00F705A3" w:rsidRDefault="0022325C" w:rsidP="002B1F79">
                <w:pPr>
                  <w:jc w:val="center"/>
                  <w:cnfStyle w:val="000000100000" w:firstRow="0" w:lastRow="0" w:firstColumn="0" w:lastColumn="0" w:oddVBand="0" w:evenVBand="0" w:oddHBand="1" w:evenHBand="0" w:firstRowFirstColumn="0" w:firstRowLastColumn="0" w:lastRowFirstColumn="0" w:lastRowLastColumn="0"/>
                  <w:rPr>
                    <w:rFonts w:ascii="Poppins" w:hAnsi="Poppins"/>
                    <w:b/>
                    <w:sz w:val="20"/>
                    <w:szCs w:val="20"/>
                    <w:lang w:eastAsia="ko-KR"/>
                    <w:rPrChange w:id="1524" w:author="thuyhuynh" w:date="2024-01-05T13:12:00Z">
                      <w:rPr>
                        <w:b/>
                        <w:lang w:eastAsia="ko-KR"/>
                      </w:rPr>
                    </w:rPrChange>
                  </w:rPr>
                </w:pPr>
                <w:r w:rsidRPr="00F705A3">
                  <w:rPr>
                    <w:rFonts w:ascii="Poppins" w:hAnsi="Poppins"/>
                    <w:b/>
                    <w:sz w:val="20"/>
                    <w:szCs w:val="20"/>
                    <w:lang w:eastAsia="ko-KR"/>
                    <w:rPrChange w:id="1525" w:author="thuyhuynh" w:date="2024-01-05T13:12:00Z">
                      <w:rPr>
                        <w:b/>
                        <w:lang w:eastAsia="ko-KR"/>
                      </w:rPr>
                    </w:rPrChange>
                  </w:rPr>
                  <w:t>1</w:t>
                </w:r>
              </w:p>
            </w:tc>
          </w:tr>
          <w:tr w:rsidR="00540DBC" w:rsidRPr="00F705A3" w:rsidTr="00540DBC">
            <w:trPr>
              <w:trHeight w:val="148"/>
              <w:trPrChange w:id="1526" w:author="조준영" w:date="2021-05-10T16:02:00Z">
                <w:trPr>
                  <w:gridAfter w:val="0"/>
                  <w:trHeight w:val="148"/>
                </w:trPr>
              </w:trPrChange>
            </w:trPr>
            <w:tc>
              <w:tcPr>
                <w:cnfStyle w:val="001000000000" w:firstRow="0" w:lastRow="0" w:firstColumn="1" w:lastColumn="0" w:oddVBand="0" w:evenVBand="0" w:oddHBand="0" w:evenHBand="0" w:firstRowFirstColumn="0" w:firstRowLastColumn="0" w:lastRowFirstColumn="0" w:lastRowLastColumn="0"/>
                <w:tcW w:w="2447" w:type="dxa"/>
                <w:vMerge/>
                <w:vAlign w:val="center"/>
                <w:tcPrChange w:id="1527" w:author="조준영" w:date="2021-05-10T16:02:00Z">
                  <w:tcPr>
                    <w:tcW w:w="2447" w:type="dxa"/>
                    <w:gridSpan w:val="2"/>
                    <w:vMerge/>
                    <w:vAlign w:val="center"/>
                  </w:tcPr>
                </w:tcPrChange>
              </w:tcPr>
              <w:p w:rsidR="00540DBC" w:rsidRPr="00F705A3" w:rsidRDefault="00540DBC" w:rsidP="002B1F79">
                <w:pPr>
                  <w:jc w:val="center"/>
                  <w:rPr>
                    <w:rFonts w:ascii="Poppins" w:hAnsi="Poppins"/>
                    <w:sz w:val="20"/>
                    <w:szCs w:val="20"/>
                    <w:lang w:eastAsia="ko-KR"/>
                    <w:rPrChange w:id="1528" w:author="thuyhuynh" w:date="2024-01-05T13:12:00Z">
                      <w:rPr>
                        <w:b w:val="0"/>
                        <w:bCs w:val="0"/>
                        <w:color w:val="auto"/>
                        <w:lang w:eastAsia="ko-KR"/>
                      </w:rPr>
                    </w:rPrChange>
                  </w:rPr>
                </w:pPr>
              </w:p>
            </w:tc>
            <w:tc>
              <w:tcPr>
                <w:tcW w:w="3034" w:type="dxa"/>
                <w:tcPrChange w:id="1529" w:author="조준영" w:date="2021-05-10T16:02:00Z">
                  <w:tcPr>
                    <w:tcW w:w="2609" w:type="dxa"/>
                    <w:gridSpan w:val="2"/>
                  </w:tcPr>
                </w:tcPrChange>
              </w:tcPr>
              <w:p w:rsidR="00540DBC" w:rsidRPr="00F705A3" w:rsidRDefault="00F85403">
                <w:pPr>
                  <w:cnfStyle w:val="000000000000" w:firstRow="0" w:lastRow="0" w:firstColumn="0" w:lastColumn="0" w:oddVBand="0" w:evenVBand="0" w:oddHBand="0" w:evenHBand="0" w:firstRowFirstColumn="0" w:firstRowLastColumn="0" w:lastRowFirstColumn="0" w:lastRowLastColumn="0"/>
                  <w:rPr>
                    <w:rFonts w:ascii="Poppins" w:hAnsi="Poppins"/>
                    <w:b/>
                    <w:sz w:val="20"/>
                    <w:szCs w:val="20"/>
                    <w:lang w:eastAsia="ko-KR"/>
                    <w:rPrChange w:id="1530" w:author="thuyhuynh" w:date="2024-01-05T13:12:00Z">
                      <w:rPr>
                        <w:b/>
                        <w:lang w:eastAsia="ko-KR"/>
                      </w:rPr>
                    </w:rPrChange>
                  </w:rPr>
                </w:pPr>
                <w:ins w:id="1531" w:author="조준영" w:date="2021-05-10T16:02:00Z">
                  <w:r w:rsidRPr="00F705A3">
                    <w:rPr>
                      <w:rFonts w:ascii="Poppins" w:hAnsi="Poppins"/>
                      <w:b/>
                      <w:sz w:val="20"/>
                      <w:szCs w:val="20"/>
                      <w:lang w:eastAsia="ko-KR"/>
                      <w:rPrChange w:id="1532" w:author="thuyhuynh" w:date="2024-01-05T13:12:00Z">
                        <w:rPr>
                          <w:b/>
                          <w:lang w:eastAsia="ko-KR"/>
                        </w:rPr>
                      </w:rPrChange>
                    </w:rPr>
                    <w:t>Goggle</w:t>
                  </w:r>
                </w:ins>
                <w:del w:id="1533" w:author="조준영" w:date="2021-05-10T16:01:00Z">
                  <w:r w:rsidR="00540DBC" w:rsidRPr="00F705A3" w:rsidDel="00E23D96">
                    <w:rPr>
                      <w:rFonts w:ascii="Poppins" w:hAnsi="Poppins"/>
                      <w:b/>
                      <w:sz w:val="20"/>
                      <w:szCs w:val="20"/>
                      <w:lang w:eastAsia="ko-KR"/>
                      <w:rPrChange w:id="1534" w:author="thuyhuynh" w:date="2024-01-05T13:12:00Z">
                        <w:rPr>
                          <w:b/>
                          <w:lang w:eastAsia="ko-KR"/>
                        </w:rPr>
                      </w:rPrChange>
                    </w:rPr>
                    <w:delText xml:space="preserve">Micro </w:delText>
                  </w:r>
                </w:del>
                <w:ins w:id="1535" w:author="Windows User" w:date="2018-02-06T16:17:00Z">
                  <w:del w:id="1536" w:author="조준영" w:date="2021-05-10T16:01:00Z">
                    <w:r w:rsidR="00540DBC" w:rsidRPr="00F705A3" w:rsidDel="00E23D96">
                      <w:rPr>
                        <w:rFonts w:ascii="Poppins" w:hAnsi="Poppins"/>
                        <w:b/>
                        <w:sz w:val="20"/>
                        <w:szCs w:val="20"/>
                        <w:lang w:eastAsia="ko-KR"/>
                        <w:rPrChange w:id="1537" w:author="thuyhuynh" w:date="2024-01-05T13:12:00Z">
                          <w:rPr>
                            <w:b/>
                            <w:lang w:eastAsia="ko-KR"/>
                          </w:rPr>
                        </w:rPrChange>
                      </w:rPr>
                      <w:delText xml:space="preserve"> to Micro OTG</w:delText>
                    </w:r>
                  </w:del>
                </w:ins>
                <w:del w:id="1538" w:author="조준영" w:date="2021-05-10T16:01:00Z">
                  <w:r w:rsidR="00540DBC" w:rsidRPr="00F705A3" w:rsidDel="00E23D96">
                    <w:rPr>
                      <w:rFonts w:ascii="Poppins" w:hAnsi="Poppins"/>
                      <w:b/>
                      <w:sz w:val="20"/>
                      <w:szCs w:val="20"/>
                      <w:lang w:eastAsia="ko-KR"/>
                      <w:rPrChange w:id="1539" w:author="thuyhuynh" w:date="2024-01-05T13:12:00Z">
                        <w:rPr>
                          <w:b/>
                          <w:lang w:eastAsia="ko-KR"/>
                        </w:rPr>
                      </w:rPrChange>
                    </w:rPr>
                    <w:delText>USB cable</w:delText>
                  </w:r>
                </w:del>
              </w:p>
            </w:tc>
            <w:tc>
              <w:tcPr>
                <w:tcW w:w="1860" w:type="dxa"/>
                <w:tcPrChange w:id="1540" w:author="조준영" w:date="2021-05-10T16:02:00Z">
                  <w:tcPr>
                    <w:tcW w:w="2285" w:type="dxa"/>
                    <w:gridSpan w:val="2"/>
                  </w:tcPr>
                </w:tcPrChange>
              </w:tcPr>
              <w:p w:rsidR="00540DBC" w:rsidRPr="00F705A3" w:rsidRDefault="00540DBC" w:rsidP="00B84C8B">
                <w:pPr>
                  <w:jc w:val="center"/>
                  <w:cnfStyle w:val="000000000000" w:firstRow="0" w:lastRow="0" w:firstColumn="0" w:lastColumn="0" w:oddVBand="0" w:evenVBand="0" w:oddHBand="0" w:evenHBand="0" w:firstRowFirstColumn="0" w:firstRowLastColumn="0" w:lastRowFirstColumn="0" w:lastRowLastColumn="0"/>
                  <w:rPr>
                    <w:rFonts w:ascii="Poppins" w:hAnsi="Poppins"/>
                    <w:b/>
                    <w:sz w:val="20"/>
                    <w:szCs w:val="20"/>
                    <w:lang w:eastAsia="ko-KR"/>
                    <w:rPrChange w:id="1541" w:author="thuyhuynh" w:date="2024-01-05T13:12:00Z">
                      <w:rPr>
                        <w:b/>
                        <w:lang w:eastAsia="ko-KR"/>
                      </w:rPr>
                    </w:rPrChange>
                  </w:rPr>
                </w:pPr>
                <w:ins w:id="1542" w:author="조준영" w:date="2021-05-10T16:01:00Z">
                  <w:r w:rsidRPr="00F705A3">
                    <w:rPr>
                      <w:rFonts w:ascii="Poppins" w:hAnsi="Poppins"/>
                      <w:b/>
                      <w:sz w:val="20"/>
                      <w:szCs w:val="20"/>
                      <w:lang w:eastAsia="ko-KR"/>
                      <w:rPrChange w:id="1543" w:author="thuyhuynh" w:date="2024-01-05T13:12:00Z">
                        <w:rPr>
                          <w:b/>
                          <w:lang w:eastAsia="ko-KR"/>
                        </w:rPr>
                      </w:rPrChange>
                    </w:rPr>
                    <w:t>1</w:t>
                  </w:r>
                </w:ins>
                <w:del w:id="1544" w:author="조준영" w:date="2021-05-10T16:01:00Z">
                  <w:r w:rsidRPr="00F705A3" w:rsidDel="00E23D96">
                    <w:rPr>
                      <w:rFonts w:ascii="Poppins" w:hAnsi="Poppins"/>
                      <w:b/>
                      <w:sz w:val="20"/>
                      <w:szCs w:val="20"/>
                      <w:lang w:eastAsia="ko-KR"/>
                      <w:rPrChange w:id="1545" w:author="thuyhuynh" w:date="2024-01-05T13:12:00Z">
                        <w:rPr>
                          <w:b/>
                          <w:lang w:eastAsia="ko-KR"/>
                        </w:rPr>
                      </w:rPrChange>
                    </w:rPr>
                    <w:delText>1</w:delText>
                  </w:r>
                </w:del>
              </w:p>
            </w:tc>
          </w:tr>
          <w:tr w:rsidR="00120707" w:rsidRPr="00F705A3" w:rsidTr="00540DBC">
            <w:trPr>
              <w:cnfStyle w:val="000000100000" w:firstRow="0" w:lastRow="0" w:firstColumn="0" w:lastColumn="0" w:oddVBand="0" w:evenVBand="0" w:oddHBand="1" w:evenHBand="0" w:firstRowFirstColumn="0" w:firstRowLastColumn="0" w:lastRowFirstColumn="0" w:lastRowLastColumn="0"/>
              <w:trHeight w:val="282"/>
              <w:ins w:id="1546" w:author="조준영" w:date="2021-05-11T14:09:00Z"/>
            </w:trPr>
            <w:tc>
              <w:tcPr>
                <w:cnfStyle w:val="001000000000" w:firstRow="0" w:lastRow="0" w:firstColumn="1" w:lastColumn="0" w:oddVBand="0" w:evenVBand="0" w:oddHBand="0" w:evenHBand="0" w:firstRowFirstColumn="0" w:firstRowLastColumn="0" w:lastRowFirstColumn="0" w:lastRowLastColumn="0"/>
                <w:tcW w:w="2447" w:type="dxa"/>
                <w:vMerge/>
                <w:vAlign w:val="center"/>
              </w:tcPr>
              <w:p w:rsidR="00120707" w:rsidRPr="00F705A3" w:rsidRDefault="00120707" w:rsidP="002B1F79">
                <w:pPr>
                  <w:jc w:val="center"/>
                  <w:rPr>
                    <w:ins w:id="1547" w:author="조준영" w:date="2021-05-11T14:09:00Z"/>
                    <w:rFonts w:ascii="Poppins" w:hAnsi="Poppins"/>
                    <w:sz w:val="20"/>
                    <w:szCs w:val="20"/>
                    <w:lang w:eastAsia="ko-KR"/>
                    <w:rPrChange w:id="1548" w:author="thuyhuynh" w:date="2024-01-05T13:12:00Z">
                      <w:rPr>
                        <w:ins w:id="1549" w:author="조준영" w:date="2021-05-11T14:09:00Z"/>
                        <w:b w:val="0"/>
                        <w:bCs w:val="0"/>
                        <w:color w:val="auto"/>
                        <w:lang w:eastAsia="ko-KR"/>
                      </w:rPr>
                    </w:rPrChange>
                  </w:rPr>
                </w:pPr>
              </w:p>
            </w:tc>
            <w:tc>
              <w:tcPr>
                <w:tcW w:w="3034" w:type="dxa"/>
              </w:tcPr>
              <w:p w:rsidR="00120707" w:rsidRPr="00F705A3" w:rsidRDefault="00120707" w:rsidP="002B1F79">
                <w:pPr>
                  <w:cnfStyle w:val="000000100000" w:firstRow="0" w:lastRow="0" w:firstColumn="0" w:lastColumn="0" w:oddVBand="0" w:evenVBand="0" w:oddHBand="1" w:evenHBand="0" w:firstRowFirstColumn="0" w:firstRowLastColumn="0" w:lastRowFirstColumn="0" w:lastRowLastColumn="0"/>
                  <w:rPr>
                    <w:ins w:id="1550" w:author="조준영" w:date="2021-05-11T14:09:00Z"/>
                    <w:rFonts w:ascii="Poppins" w:hAnsi="Poppins"/>
                    <w:b/>
                    <w:sz w:val="20"/>
                    <w:szCs w:val="20"/>
                    <w:lang w:eastAsia="ko-KR"/>
                    <w:rPrChange w:id="1551" w:author="thuyhuynh" w:date="2024-01-05T13:12:00Z">
                      <w:rPr>
                        <w:ins w:id="1552" w:author="조준영" w:date="2021-05-11T14:09:00Z"/>
                        <w:b/>
                        <w:lang w:eastAsia="ko-KR"/>
                      </w:rPr>
                    </w:rPrChange>
                  </w:rPr>
                </w:pPr>
                <w:ins w:id="1553" w:author="조준영" w:date="2021-05-11T14:09:00Z">
                  <w:r w:rsidRPr="00F705A3">
                    <w:rPr>
                      <w:rFonts w:ascii="Poppins" w:hAnsi="Poppins"/>
                      <w:b/>
                      <w:sz w:val="20"/>
                      <w:szCs w:val="20"/>
                      <w:lang w:eastAsia="ko-KR"/>
                      <w:rPrChange w:id="1554" w:author="thuyhuynh" w:date="2024-01-05T13:12:00Z">
                        <w:rPr>
                          <w:b/>
                          <w:lang w:eastAsia="ko-KR"/>
                        </w:rPr>
                      </w:rPrChange>
                    </w:rPr>
                    <w:t>C Type OTG Gender</w:t>
                  </w:r>
                </w:ins>
              </w:p>
            </w:tc>
            <w:tc>
              <w:tcPr>
                <w:tcW w:w="1860" w:type="dxa"/>
              </w:tcPr>
              <w:p w:rsidR="00120707" w:rsidRPr="00F705A3" w:rsidRDefault="00120707" w:rsidP="002B1F79">
                <w:pPr>
                  <w:jc w:val="center"/>
                  <w:cnfStyle w:val="000000100000" w:firstRow="0" w:lastRow="0" w:firstColumn="0" w:lastColumn="0" w:oddVBand="0" w:evenVBand="0" w:oddHBand="1" w:evenHBand="0" w:firstRowFirstColumn="0" w:firstRowLastColumn="0" w:lastRowFirstColumn="0" w:lastRowLastColumn="0"/>
                  <w:rPr>
                    <w:ins w:id="1555" w:author="조준영" w:date="2021-05-11T14:09:00Z"/>
                    <w:rFonts w:ascii="Poppins" w:hAnsi="Poppins"/>
                    <w:b/>
                    <w:sz w:val="20"/>
                    <w:szCs w:val="20"/>
                    <w:lang w:eastAsia="ko-KR"/>
                    <w:rPrChange w:id="1556" w:author="thuyhuynh" w:date="2024-01-05T13:12:00Z">
                      <w:rPr>
                        <w:ins w:id="1557" w:author="조준영" w:date="2021-05-11T14:09:00Z"/>
                        <w:b/>
                        <w:lang w:eastAsia="ko-KR"/>
                      </w:rPr>
                    </w:rPrChange>
                  </w:rPr>
                </w:pPr>
              </w:p>
            </w:tc>
          </w:tr>
          <w:tr w:rsidR="00540DBC" w:rsidRPr="00F705A3" w:rsidTr="00540DBC">
            <w:trPr>
              <w:trHeight w:val="282"/>
              <w:trPrChange w:id="1558" w:author="조준영" w:date="2021-05-10T16:02:00Z">
                <w:trPr>
                  <w:gridAfter w:val="0"/>
                  <w:trHeight w:val="282"/>
                </w:trPr>
              </w:trPrChange>
            </w:trPr>
            <w:tc>
              <w:tcPr>
                <w:cnfStyle w:val="001000000000" w:firstRow="0" w:lastRow="0" w:firstColumn="1" w:lastColumn="0" w:oddVBand="0" w:evenVBand="0" w:oddHBand="0" w:evenHBand="0" w:firstRowFirstColumn="0" w:firstRowLastColumn="0" w:lastRowFirstColumn="0" w:lastRowLastColumn="0"/>
                <w:tcW w:w="2447" w:type="dxa"/>
                <w:vMerge/>
                <w:vAlign w:val="center"/>
                <w:tcPrChange w:id="1559" w:author="조준영" w:date="2021-05-10T16:02:00Z">
                  <w:tcPr>
                    <w:tcW w:w="2447" w:type="dxa"/>
                    <w:gridSpan w:val="2"/>
                    <w:vMerge/>
                    <w:vAlign w:val="center"/>
                  </w:tcPr>
                </w:tcPrChange>
              </w:tcPr>
              <w:p w:rsidR="00540DBC" w:rsidRPr="00F705A3" w:rsidRDefault="00540DBC" w:rsidP="002B1F79">
                <w:pPr>
                  <w:jc w:val="center"/>
                  <w:rPr>
                    <w:rFonts w:ascii="Poppins" w:hAnsi="Poppins"/>
                    <w:sz w:val="20"/>
                    <w:szCs w:val="20"/>
                    <w:lang w:eastAsia="ko-KR"/>
                    <w:rPrChange w:id="1560" w:author="thuyhuynh" w:date="2024-01-05T13:12:00Z">
                      <w:rPr>
                        <w:b w:val="0"/>
                        <w:bCs w:val="0"/>
                        <w:color w:val="auto"/>
                        <w:lang w:eastAsia="ko-KR"/>
                      </w:rPr>
                    </w:rPrChange>
                  </w:rPr>
                </w:pPr>
              </w:p>
            </w:tc>
            <w:tc>
              <w:tcPr>
                <w:tcW w:w="3034" w:type="dxa"/>
                <w:tcPrChange w:id="1561" w:author="조준영" w:date="2021-05-10T16:02:00Z">
                  <w:tcPr>
                    <w:tcW w:w="2609" w:type="dxa"/>
                    <w:gridSpan w:val="2"/>
                  </w:tcPr>
                </w:tcPrChange>
              </w:tcPr>
              <w:p w:rsidR="00540DBC" w:rsidRPr="00F705A3" w:rsidRDefault="00540DBC" w:rsidP="002B1F79">
                <w:pPr>
                  <w:cnfStyle w:val="000000000000" w:firstRow="0" w:lastRow="0" w:firstColumn="0" w:lastColumn="0" w:oddVBand="0" w:evenVBand="0" w:oddHBand="0" w:evenHBand="0" w:firstRowFirstColumn="0" w:firstRowLastColumn="0" w:lastRowFirstColumn="0" w:lastRowLastColumn="0"/>
                  <w:rPr>
                    <w:rFonts w:ascii="Poppins" w:hAnsi="Poppins"/>
                    <w:b/>
                    <w:sz w:val="20"/>
                    <w:szCs w:val="20"/>
                    <w:lang w:eastAsia="ko-KR"/>
                    <w:rPrChange w:id="1562" w:author="thuyhuynh" w:date="2024-01-05T13:12:00Z">
                      <w:rPr>
                        <w:b/>
                        <w:lang w:eastAsia="ko-KR"/>
                      </w:rPr>
                    </w:rPrChange>
                  </w:rPr>
                </w:pPr>
                <w:ins w:id="1563" w:author="조준영" w:date="2021-05-10T16:01:00Z">
                  <w:r w:rsidRPr="00F705A3">
                    <w:rPr>
                      <w:rFonts w:ascii="Poppins" w:hAnsi="Poppins"/>
                      <w:b/>
                      <w:sz w:val="20"/>
                      <w:szCs w:val="20"/>
                      <w:lang w:eastAsia="ko-KR"/>
                      <w:rPrChange w:id="1564" w:author="thuyhuynh" w:date="2024-01-05T13:12:00Z">
                        <w:rPr>
                          <w:b/>
                          <w:lang w:eastAsia="ko-KR"/>
                        </w:rPr>
                      </w:rPrChange>
                    </w:rPr>
                    <w:t>Software Package</w:t>
                  </w:r>
                </w:ins>
                <w:del w:id="1565" w:author="조준영" w:date="2021-05-10T16:01:00Z">
                  <w:r w:rsidRPr="00F705A3" w:rsidDel="00E23D96">
                    <w:rPr>
                      <w:rFonts w:ascii="Poppins" w:hAnsi="Poppins"/>
                      <w:b/>
                      <w:sz w:val="20"/>
                      <w:szCs w:val="20"/>
                      <w:lang w:eastAsia="ko-KR"/>
                      <w:rPrChange w:id="1566" w:author="thuyhuynh" w:date="2024-01-05T13:12:00Z">
                        <w:rPr>
                          <w:b/>
                          <w:lang w:eastAsia="ko-KR"/>
                        </w:rPr>
                      </w:rPrChange>
                    </w:rPr>
                    <w:delText>Pouch</w:delText>
                  </w:r>
                </w:del>
              </w:p>
            </w:tc>
            <w:tc>
              <w:tcPr>
                <w:tcW w:w="1860" w:type="dxa"/>
                <w:tcPrChange w:id="1567" w:author="조준영" w:date="2021-05-10T16:02:00Z">
                  <w:tcPr>
                    <w:tcW w:w="2285" w:type="dxa"/>
                    <w:gridSpan w:val="2"/>
                  </w:tcPr>
                </w:tcPrChange>
              </w:tcPr>
              <w:p w:rsidR="00540DBC" w:rsidRPr="00F705A3" w:rsidRDefault="00540DBC" w:rsidP="002B1F79">
                <w:pPr>
                  <w:jc w:val="center"/>
                  <w:cnfStyle w:val="000000000000" w:firstRow="0" w:lastRow="0" w:firstColumn="0" w:lastColumn="0" w:oddVBand="0" w:evenVBand="0" w:oddHBand="0" w:evenHBand="0" w:firstRowFirstColumn="0" w:firstRowLastColumn="0" w:lastRowFirstColumn="0" w:lastRowLastColumn="0"/>
                  <w:rPr>
                    <w:rFonts w:ascii="Poppins" w:hAnsi="Poppins"/>
                    <w:b/>
                    <w:sz w:val="20"/>
                    <w:szCs w:val="20"/>
                    <w:lang w:eastAsia="ko-KR"/>
                    <w:rPrChange w:id="1568" w:author="thuyhuynh" w:date="2024-01-05T13:12:00Z">
                      <w:rPr>
                        <w:b/>
                        <w:lang w:eastAsia="ko-KR"/>
                      </w:rPr>
                    </w:rPrChange>
                  </w:rPr>
                </w:pPr>
                <w:ins w:id="1569" w:author="조준영" w:date="2021-05-10T16:01:00Z">
                  <w:r w:rsidRPr="00F705A3">
                    <w:rPr>
                      <w:rFonts w:ascii="Poppins" w:hAnsi="Poppins"/>
                      <w:b/>
                      <w:sz w:val="20"/>
                      <w:szCs w:val="20"/>
                      <w:lang w:eastAsia="ko-KR"/>
                      <w:rPrChange w:id="1570" w:author="thuyhuynh" w:date="2024-01-05T13:12:00Z">
                        <w:rPr>
                          <w:b/>
                          <w:lang w:eastAsia="ko-KR"/>
                        </w:rPr>
                      </w:rPrChange>
                    </w:rPr>
                    <w:t>1</w:t>
                  </w:r>
                </w:ins>
                <w:del w:id="1571" w:author="조준영" w:date="2021-05-10T16:01:00Z">
                  <w:r w:rsidRPr="00F705A3" w:rsidDel="00E23D96">
                    <w:rPr>
                      <w:rFonts w:ascii="Poppins" w:hAnsi="Poppins"/>
                      <w:b/>
                      <w:sz w:val="20"/>
                      <w:szCs w:val="20"/>
                      <w:lang w:eastAsia="ko-KR"/>
                      <w:rPrChange w:id="1572" w:author="thuyhuynh" w:date="2024-01-05T13:12:00Z">
                        <w:rPr>
                          <w:b/>
                          <w:lang w:eastAsia="ko-KR"/>
                        </w:rPr>
                      </w:rPrChange>
                    </w:rPr>
                    <w:delText>1</w:delText>
                  </w:r>
                </w:del>
              </w:p>
            </w:tc>
          </w:tr>
        </w:tbl>
        <w:p w:rsidR="002B1F79" w:rsidRPr="00F705A3" w:rsidRDefault="002B1F79" w:rsidP="002B1F79">
          <w:pPr>
            <w:rPr>
              <w:rFonts w:ascii="Poppins" w:hAnsi="Poppins"/>
              <w:sz w:val="20"/>
              <w:szCs w:val="20"/>
              <w:lang w:eastAsia="ko-KR"/>
              <w:rPrChange w:id="1573" w:author="thuyhuynh" w:date="2024-01-05T13:12:00Z">
                <w:rPr>
                  <w:lang w:eastAsia="ko-KR"/>
                </w:rPr>
              </w:rPrChange>
            </w:rPr>
          </w:pPr>
        </w:p>
        <w:p w:rsidR="002B1F79" w:rsidRPr="00F705A3" w:rsidRDefault="002B1F79" w:rsidP="002B1F79">
          <w:pPr>
            <w:rPr>
              <w:rFonts w:ascii="Poppins" w:hAnsi="Poppins"/>
              <w:sz w:val="20"/>
              <w:szCs w:val="20"/>
              <w:lang w:eastAsia="ko-KR"/>
              <w:rPrChange w:id="1574" w:author="thuyhuynh" w:date="2024-01-05T13:12:00Z">
                <w:rPr>
                  <w:lang w:eastAsia="ko-KR"/>
                </w:rPr>
              </w:rPrChange>
            </w:rPr>
          </w:pPr>
        </w:p>
        <w:p w:rsidR="00B84C8B" w:rsidRPr="00F705A3" w:rsidRDefault="00B84C8B" w:rsidP="002B1F79">
          <w:pPr>
            <w:rPr>
              <w:rFonts w:ascii="Poppins" w:hAnsi="Poppins"/>
              <w:sz w:val="20"/>
              <w:szCs w:val="20"/>
              <w:lang w:eastAsia="ko-KR"/>
              <w:rPrChange w:id="1575" w:author="thuyhuynh" w:date="2024-01-05T13:12:00Z">
                <w:rPr>
                  <w:lang w:eastAsia="ko-KR"/>
                </w:rPr>
              </w:rPrChange>
            </w:rPr>
          </w:pPr>
        </w:p>
        <w:p w:rsidR="002B1F79" w:rsidRPr="00F705A3" w:rsidRDefault="002B1F79" w:rsidP="002B1F79">
          <w:pPr>
            <w:rPr>
              <w:rFonts w:ascii="Poppins" w:hAnsi="Poppins"/>
              <w:sz w:val="20"/>
              <w:szCs w:val="20"/>
              <w:lang w:eastAsia="ko-KR"/>
              <w:rPrChange w:id="1576" w:author="thuyhuynh" w:date="2024-01-05T13:12:00Z">
                <w:rPr>
                  <w:lang w:eastAsia="ko-KR"/>
                </w:rPr>
              </w:rPrChange>
            </w:rPr>
          </w:pPr>
        </w:p>
        <w:p w:rsidR="002B1F79" w:rsidRPr="00F705A3" w:rsidRDefault="00181DFC" w:rsidP="00262753">
          <w:pPr>
            <w:jc w:val="center"/>
            <w:rPr>
              <w:rFonts w:ascii="Poppins" w:hAnsi="Poppins"/>
              <w:sz w:val="20"/>
              <w:szCs w:val="20"/>
              <w:lang w:eastAsia="ko-KR"/>
              <w:rPrChange w:id="1577" w:author="thuyhuynh" w:date="2024-01-05T13:12:00Z">
                <w:rPr>
                  <w:lang w:eastAsia="ko-KR"/>
                </w:rPr>
              </w:rPrChange>
            </w:rPr>
          </w:pPr>
          <w:ins w:id="1578" w:author="thuyhuynh" w:date="2024-01-05T12:43:00Z">
            <w:r w:rsidRPr="00F705A3">
              <w:rPr>
                <w:rFonts w:ascii="Poppins" w:hAnsi="Poppins"/>
                <w:noProof/>
                <w:sz w:val="20"/>
                <w:szCs w:val="20"/>
                <w:rPrChange w:id="1579" w:author="Unknown">
                  <w:rPr>
                    <w:noProof/>
                  </w:rPr>
                </w:rPrChange>
              </w:rPr>
              <mc:AlternateContent>
                <mc:Choice Requires="wps">
                  <w:drawing>
                    <wp:anchor distT="0" distB="0" distL="114300" distR="114300" simplePos="0" relativeHeight="251754496" behindDoc="0" locked="0" layoutInCell="1" allowOverlap="1" wp14:anchorId="58426E62" wp14:editId="07919746">
                      <wp:simplePos x="0" y="0"/>
                      <wp:positionH relativeFrom="column">
                        <wp:posOffset>443230</wp:posOffset>
                      </wp:positionH>
                      <wp:positionV relativeFrom="paragraph">
                        <wp:posOffset>1407101</wp:posOffset>
                      </wp:positionV>
                      <wp:extent cx="1025237" cy="277091"/>
                      <wp:effectExtent l="0" t="0" r="22860" b="27940"/>
                      <wp:wrapNone/>
                      <wp:docPr id="12" name="Rectangle 12"/>
                      <wp:cNvGraphicFramePr/>
                      <a:graphic xmlns:a="http://schemas.openxmlformats.org/drawingml/2006/main">
                        <a:graphicData uri="http://schemas.microsoft.com/office/word/2010/wordprocessingShape">
                          <wps:wsp>
                            <wps:cNvSpPr/>
                            <wps:spPr>
                              <a:xfrm>
                                <a:off x="0" y="0"/>
                                <a:ext cx="1025237" cy="27709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3251D" w:rsidRPr="00181DFC" w:rsidRDefault="0023251D">
                                  <w:pPr>
                                    <w:jc w:val="center"/>
                                    <w:rPr>
                                      <w:rFonts w:ascii="Arial" w:hAnsi="Arial" w:cs="Arial"/>
                                      <w:b/>
                                      <w:color w:val="000000" w:themeColor="text1"/>
                                      <w:sz w:val="14"/>
                                      <w:szCs w:val="14"/>
                                      <w:rPrChange w:id="1580" w:author="thuyhuynh" w:date="2024-01-05T12:45:00Z">
                                        <w:rPr/>
                                      </w:rPrChange>
                                    </w:rPr>
                                    <w:pPrChange w:id="1581" w:author="thuyhuynh" w:date="2024-01-05T12:43:00Z">
                                      <w:pPr/>
                                    </w:pPrChange>
                                  </w:pPr>
                                  <w:ins w:id="1582" w:author="thuyhuynh" w:date="2024-01-05T12:43:00Z">
                                    <w:r w:rsidRPr="00181DFC">
                                      <w:rPr>
                                        <w:rFonts w:ascii="Arial" w:hAnsi="Arial" w:cs="Arial"/>
                                        <w:b/>
                                        <w:color w:val="000000" w:themeColor="text1"/>
                                        <w:sz w:val="14"/>
                                        <w:szCs w:val="14"/>
                                        <w:rPrChange w:id="1583" w:author="thuyhuynh" w:date="2024-01-05T12:45:00Z">
                                          <w:rPr/>
                                        </w:rPrChange>
                                      </w:rPr>
                                      <w:t>IriEnvoy-MK</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2" o:spid="_x0000_s1032" style="position:absolute;left:0;text-align:left;margin-left:34.9pt;margin-top:110.8pt;width:80.75pt;height:21.8pt;z-index:251754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" fillcolor="white [3212]" strokecolor="white [3212]" strokeweight="2pt">
                      <v:textbox>
                        <w:txbxContent>
                          <w:p w:rsidR="006D3F2F" w:rsidRPr="00181DFC" w:rsidRDefault="006D3F2F" w:rsidP="00181DFC">
                            <w:pPr>
                              <w:jc w:val="center"/>
                              <w:rPr>
                                <w:rFonts w:ascii="Arial" w:hAnsi="Arial" w:cs="Arial"/>
                                <w:b/>
                                <w:color w:val="000000" w:themeColor="text1"/>
                                <w:sz w:val="14"/>
                                <w:szCs w:val="14"/>
                                <w:rPrChange w:id="1621" w:author="thuyhuynh" w:date="2024-01-05T12:45:00Z">
                                  <w:rPr/>
                                </w:rPrChange>
                              </w:rPr>
                              <w:pPrChange w:id="1622" w:author="thuyhuynh" w:date="2024-01-05T12:43:00Z">
                                <w:pPr/>
                              </w:pPrChange>
                            </w:pPr>
                            <w:ins w:id="1623" w:author="thuyhuynh" w:date="2024-01-05T12:43:00Z">
                              <w:r w:rsidRPr="00181DFC">
                                <w:rPr>
                                  <w:rFonts w:ascii="Arial" w:hAnsi="Arial" w:cs="Arial"/>
                                  <w:b/>
                                  <w:color w:val="000000" w:themeColor="text1"/>
                                  <w:sz w:val="14"/>
                                  <w:szCs w:val="14"/>
                                  <w:rPrChange w:id="1624" w:author="thuyhuynh" w:date="2024-01-05T12:45:00Z">
                                    <w:rPr/>
                                  </w:rPrChange>
                                </w:rPr>
                                <w:t>IriEnvoy-MK</w:t>
                              </w:r>
                            </w:ins>
                          </w:p>
                        </w:txbxContent>
                      </v:textbox>
                    </v:rect>
                  </w:pict>
                </mc:Fallback>
              </mc:AlternateContent>
            </w:r>
          </w:ins>
          <w:ins w:id="1584" w:author="thuyhuynh" w:date="2024-01-05T12:42:00Z">
            <w:r w:rsidRPr="00F705A3">
              <w:rPr>
                <w:rFonts w:ascii="Poppins" w:hAnsi="Poppins"/>
                <w:noProof/>
                <w:sz w:val="20"/>
                <w:szCs w:val="20"/>
                <w:rPrChange w:id="1585" w:author="Unknown">
                  <w:rPr>
                    <w:noProof/>
                  </w:rPr>
                </w:rPrChange>
              </w:rPr>
              <mc:AlternateContent>
                <mc:Choice Requires="wps">
                  <w:drawing>
                    <wp:anchor distT="0" distB="0" distL="114300" distR="114300" simplePos="0" relativeHeight="251753472" behindDoc="0" locked="0" layoutInCell="1" allowOverlap="1" wp14:anchorId="7764FA98" wp14:editId="77EE92D3">
                      <wp:simplePos x="0" y="0"/>
                      <wp:positionH relativeFrom="column">
                        <wp:posOffset>387927</wp:posOffset>
                      </wp:positionH>
                      <wp:positionV relativeFrom="paragraph">
                        <wp:posOffset>1477125</wp:posOffset>
                      </wp:positionV>
                      <wp:extent cx="976746" cy="214746"/>
                      <wp:effectExtent l="0" t="0" r="13970" b="13970"/>
                      <wp:wrapNone/>
                      <wp:docPr id="11" name="Rectangle 11"/>
                      <wp:cNvGraphicFramePr/>
                      <a:graphic xmlns:a="http://schemas.openxmlformats.org/drawingml/2006/main">
                        <a:graphicData uri="http://schemas.microsoft.com/office/word/2010/wordprocessingShape">
                          <wps:wsp>
                            <wps:cNvSpPr/>
                            <wps:spPr>
                              <a:xfrm>
                                <a:off x="0" y="0"/>
                                <a:ext cx="976746" cy="214746"/>
                              </a:xfrm>
                              <a:prstGeom prst="rect">
                                <a:avLst/>
                              </a:prstGeom>
                              <a:solidFill>
                                <a:schemeClr val="bg1"/>
                              </a:solidFill>
                              <a:ln>
                                <a:solidFill>
                                  <a:schemeClr val="bg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1" o:spid="_x0000_s1026" style="position:absolute;margin-left:30.55pt;margin-top:116.3pt;width:76.9pt;height:16.9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" fillcolor="white [3212]" strokecolor="white [3212]" strokeweight="2pt"/>
                  </w:pict>
                </mc:Fallback>
              </mc:AlternateContent>
            </w:r>
          </w:ins>
          <w:ins w:id="1586" w:author="조준영" w:date="2021-05-11T11:13:00Z">
            <w:r w:rsidR="001C3F22" w:rsidRPr="00F705A3">
              <w:rPr>
                <w:rFonts w:ascii="Poppins" w:hAnsi="Poppins"/>
                <w:noProof/>
                <w:sz w:val="20"/>
                <w:szCs w:val="20"/>
                <w:rPrChange w:id="1587" w:author="Unknown">
                  <w:rPr>
                    <w:noProof/>
                  </w:rPr>
                </w:rPrChange>
              </w:rPr>
              <w:drawing>
                <wp:inline distT="0" distB="0" distL="0" distR="0" wp14:anchorId="1683A15D" wp14:editId="52D2383D">
                  <wp:extent cx="5943600" cy="1903200"/>
                  <wp:effectExtent l="0" t="0" r="0" b="1905"/>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3.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903200"/>
                          </a:xfrm>
                          <a:prstGeom prst="rect">
                            <a:avLst/>
                          </a:prstGeom>
                        </pic:spPr>
                      </pic:pic>
                    </a:graphicData>
                  </a:graphic>
                </wp:inline>
              </w:drawing>
            </w:r>
          </w:ins>
          <w:ins w:id="1588" w:author="Windows User" w:date="2018-02-06T16:16:00Z">
            <w:del w:id="1589" w:author="조준영" w:date="2021-05-11T11:10:00Z">
              <w:r w:rsidR="002B7569" w:rsidRPr="00F705A3" w:rsidDel="001C3F22">
                <w:rPr>
                  <w:rFonts w:ascii="Poppins" w:hAnsi="Poppins"/>
                  <w:noProof/>
                  <w:sz w:val="20"/>
                  <w:szCs w:val="20"/>
                  <w:rPrChange w:id="1590" w:author="Unknown">
                    <w:rPr>
                      <w:noProof/>
                    </w:rPr>
                  </w:rPrChange>
                </w:rPr>
                <w:drawing>
                  <wp:inline distT="0" distB="0" distL="0" distR="0" wp14:anchorId="65C452A0" wp14:editId="37A2B57E">
                    <wp:extent cx="6106311" cy="2095500"/>
                    <wp:effectExtent l="0" t="0" r="889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19540" cy="2100040"/>
                            </a:xfrm>
                            <a:prstGeom prst="rect">
                              <a:avLst/>
                            </a:prstGeom>
                            <a:noFill/>
                          </pic:spPr>
                        </pic:pic>
                      </a:graphicData>
                    </a:graphic>
                  </wp:inline>
                </w:drawing>
              </w:r>
            </w:del>
          </w:ins>
          <w:del w:id="1591" w:author="Windows User" w:date="2018-02-06T16:16:00Z">
            <w:r w:rsidR="0022325C" w:rsidRPr="00F705A3" w:rsidDel="002B7569">
              <w:rPr>
                <w:rFonts w:ascii="Poppins" w:hAnsi="Poppins"/>
                <w:noProof/>
                <w:sz w:val="20"/>
                <w:szCs w:val="20"/>
                <w:rPrChange w:id="1592" w:author="Unknown">
                  <w:rPr>
                    <w:noProof/>
                  </w:rPr>
                </w:rPrChange>
              </w:rPr>
              <w:drawing>
                <wp:inline distT="0" distB="0" distL="0" distR="0" wp14:anchorId="781975CA" wp14:editId="03C8D07B">
                  <wp:extent cx="5651666" cy="1809720"/>
                  <wp:effectExtent l="0" t="0" r="6350" b="635"/>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51666" cy="1809720"/>
                          </a:xfrm>
                          <a:prstGeom prst="rect">
                            <a:avLst/>
                          </a:prstGeom>
                        </pic:spPr>
                      </pic:pic>
                    </a:graphicData>
                  </a:graphic>
                </wp:inline>
              </w:drawing>
            </w:r>
          </w:del>
        </w:p>
        <w:p w:rsidR="002B1F79" w:rsidRPr="00F705A3" w:rsidRDefault="00AC218F" w:rsidP="002B1F79">
          <w:pPr>
            <w:rPr>
              <w:rFonts w:ascii="Poppins" w:hAnsi="Poppins"/>
              <w:sz w:val="20"/>
              <w:szCs w:val="20"/>
              <w:lang w:eastAsia="ko-KR"/>
              <w:rPrChange w:id="1593" w:author="thuyhuynh" w:date="2024-01-05T13:12:00Z">
                <w:rPr>
                  <w:lang w:eastAsia="ko-KR"/>
                </w:rPr>
              </w:rPrChange>
            </w:rPr>
          </w:pPr>
          <w:r w:rsidRPr="00F705A3">
            <w:rPr>
              <w:rFonts w:ascii="Poppins" w:hAnsi="Poppins"/>
              <w:sz w:val="20"/>
              <w:szCs w:val="20"/>
              <w:lang w:eastAsia="ko-KR"/>
              <w:rPrChange w:id="1594" w:author="thuyhuynh" w:date="2024-01-05T13:12:00Z">
                <w:rPr>
                  <w:lang w:eastAsia="ko-KR"/>
                </w:rPr>
              </w:rPrChange>
            </w:rPr>
            <w:t xml:space="preserve">        </w:t>
          </w:r>
        </w:p>
        <w:p w:rsidR="002B1F79" w:rsidRPr="00F705A3" w:rsidRDefault="006B5A7B">
          <w:pPr>
            <w:ind w:firstLineChars="150" w:firstLine="300"/>
            <w:rPr>
              <w:rFonts w:ascii="Poppins" w:hAnsi="Poppins"/>
              <w:sz w:val="20"/>
              <w:szCs w:val="20"/>
              <w:lang w:eastAsia="ko-KR"/>
              <w:rPrChange w:id="1595" w:author="thuyhuynh" w:date="2024-01-05T13:12:00Z">
                <w:rPr>
                  <w:lang w:eastAsia="ko-KR"/>
                </w:rPr>
              </w:rPrChange>
            </w:rPr>
            <w:pPrChange w:id="1596" w:author="thuyhuynh" w:date="2024-01-05T13:12:00Z">
              <w:pPr>
                <w:ind w:firstLineChars="150" w:firstLine="330"/>
              </w:pPr>
            </w:pPrChange>
          </w:pPr>
          <w:r w:rsidRPr="00F705A3">
            <w:rPr>
              <w:rFonts w:ascii="Poppins" w:hAnsi="Poppins"/>
              <w:sz w:val="20"/>
              <w:szCs w:val="20"/>
              <w:lang w:eastAsia="ko-KR"/>
              <w:rPrChange w:id="1597" w:author="thuyhuynh" w:date="2024-01-05T13:12:00Z">
                <w:rPr>
                  <w:lang w:eastAsia="ko-KR"/>
                </w:rPr>
              </w:rPrChange>
            </w:rPr>
            <w:t>*</w:t>
          </w:r>
          <w:r w:rsidR="00E301D7" w:rsidRPr="00F705A3">
            <w:rPr>
              <w:rFonts w:ascii="Poppins" w:hAnsi="Poppins"/>
              <w:sz w:val="20"/>
              <w:szCs w:val="20"/>
              <w:lang w:eastAsia="ko-KR"/>
              <w:rPrChange w:id="1598" w:author="thuyhuynh" w:date="2024-01-05T13:12:00Z">
                <w:rPr>
                  <w:lang w:eastAsia="ko-KR"/>
                </w:rPr>
              </w:rPrChange>
            </w:rPr>
            <w:t xml:space="preserve"> </w:t>
          </w:r>
          <w:r w:rsidRPr="00F705A3">
            <w:rPr>
              <w:rFonts w:ascii="Poppins" w:hAnsi="Poppins"/>
              <w:sz w:val="20"/>
              <w:szCs w:val="20"/>
              <w:lang w:eastAsia="ko-KR"/>
              <w:rPrChange w:id="1599" w:author="thuyhuynh" w:date="2024-01-05T13:12:00Z">
                <w:rPr>
                  <w:lang w:eastAsia="ko-KR"/>
                </w:rPr>
              </w:rPrChange>
            </w:rPr>
            <w:t>Software Pac</w:t>
          </w:r>
          <w:r w:rsidR="00D371B6" w:rsidRPr="00F705A3">
            <w:rPr>
              <w:rFonts w:ascii="Poppins" w:hAnsi="Poppins"/>
              <w:sz w:val="20"/>
              <w:szCs w:val="20"/>
              <w:lang w:eastAsia="ko-KR"/>
              <w:rPrChange w:id="1600" w:author="thuyhuynh" w:date="2024-01-05T13:12:00Z">
                <w:rPr>
                  <w:lang w:eastAsia="ko-KR"/>
                </w:rPr>
              </w:rPrChange>
            </w:rPr>
            <w:t xml:space="preserve">kage can be downloaded from </w:t>
          </w:r>
          <w:proofErr w:type="spellStart"/>
          <w:r w:rsidR="00D371B6" w:rsidRPr="00F705A3">
            <w:rPr>
              <w:rFonts w:ascii="Poppins" w:hAnsi="Poppins"/>
              <w:sz w:val="20"/>
              <w:szCs w:val="20"/>
              <w:lang w:eastAsia="ko-KR"/>
              <w:rPrChange w:id="1601" w:author="thuyhuynh" w:date="2024-01-05T13:12:00Z">
                <w:rPr>
                  <w:lang w:eastAsia="ko-KR"/>
                </w:rPr>
              </w:rPrChange>
            </w:rPr>
            <w:t>IriT</w:t>
          </w:r>
          <w:r w:rsidRPr="00F705A3">
            <w:rPr>
              <w:rFonts w:ascii="Poppins" w:hAnsi="Poppins"/>
              <w:sz w:val="20"/>
              <w:szCs w:val="20"/>
              <w:lang w:eastAsia="ko-KR"/>
              <w:rPrChange w:id="1602" w:author="thuyhuynh" w:date="2024-01-05T13:12:00Z">
                <w:rPr>
                  <w:lang w:eastAsia="ko-KR"/>
                </w:rPr>
              </w:rPrChange>
            </w:rPr>
            <w:t>ech</w:t>
          </w:r>
          <w:ins w:id="1603" w:author="TANBAO" w:date="2014-01-02T15:18:00Z">
            <w:r w:rsidR="0002020F" w:rsidRPr="00F705A3">
              <w:rPr>
                <w:rFonts w:ascii="Poppins" w:hAnsi="Poppins"/>
                <w:sz w:val="20"/>
                <w:szCs w:val="20"/>
                <w:lang w:eastAsia="ko-KR"/>
                <w:rPrChange w:id="1604" w:author="thuyhuynh" w:date="2024-01-05T13:12:00Z">
                  <w:rPr>
                    <w:lang w:eastAsia="ko-KR"/>
                  </w:rPr>
                </w:rPrChange>
              </w:rPr>
              <w:t>’s</w:t>
            </w:r>
          </w:ins>
          <w:proofErr w:type="spellEnd"/>
          <w:r w:rsidRPr="00F705A3">
            <w:rPr>
              <w:rFonts w:ascii="Poppins" w:hAnsi="Poppins"/>
              <w:sz w:val="20"/>
              <w:szCs w:val="20"/>
              <w:lang w:eastAsia="ko-KR"/>
              <w:rPrChange w:id="1605" w:author="thuyhuynh" w:date="2024-01-05T13:12:00Z">
                <w:rPr>
                  <w:lang w:eastAsia="ko-KR"/>
                </w:rPr>
              </w:rPrChange>
            </w:rPr>
            <w:t xml:space="preserve"> Website</w:t>
          </w:r>
          <w:r w:rsidR="00CD539C" w:rsidRPr="00F705A3">
            <w:rPr>
              <w:rFonts w:ascii="Poppins" w:hAnsi="Poppins"/>
              <w:sz w:val="20"/>
              <w:szCs w:val="20"/>
              <w:lang w:eastAsia="ko-KR"/>
              <w:rPrChange w:id="1606" w:author="thuyhuynh" w:date="2024-01-05T13:12:00Z">
                <w:rPr>
                  <w:lang w:eastAsia="ko-KR"/>
                </w:rPr>
              </w:rPrChange>
            </w:rPr>
            <w:t>.</w:t>
          </w:r>
        </w:p>
        <w:p w:rsidR="00B84C8B" w:rsidRPr="00F705A3" w:rsidRDefault="00B84C8B" w:rsidP="002B1F79">
          <w:pPr>
            <w:rPr>
              <w:rFonts w:ascii="Poppins" w:hAnsi="Poppins"/>
              <w:sz w:val="20"/>
              <w:szCs w:val="20"/>
              <w:lang w:eastAsia="ko-KR"/>
              <w:rPrChange w:id="1607" w:author="thuyhuynh" w:date="2024-01-05T13:12:00Z">
                <w:rPr>
                  <w:lang w:eastAsia="ko-KR"/>
                </w:rPr>
              </w:rPrChange>
            </w:rPr>
          </w:pPr>
        </w:p>
        <w:p w:rsidR="00054C96" w:rsidRPr="00F705A3" w:rsidRDefault="00054C96">
          <w:pPr>
            <w:spacing w:after="200" w:line="276" w:lineRule="auto"/>
            <w:rPr>
              <w:rFonts w:ascii="Poppins" w:eastAsia="Gulim" w:hAnsi="Poppins" w:cs="Gulim"/>
              <w:sz w:val="20"/>
              <w:szCs w:val="20"/>
              <w:lang w:eastAsia="ko-KR"/>
              <w:rPrChange w:id="1608" w:author="thuyhuynh" w:date="2024-01-05T13:12:00Z">
                <w:rPr>
                  <w:rFonts w:ascii="Gulim" w:eastAsia="Gulim" w:hAnsi="Gulim" w:cs="Gulim"/>
                  <w:lang w:eastAsia="ko-KR"/>
                </w:rPr>
              </w:rPrChange>
            </w:rPr>
          </w:pPr>
          <w:r w:rsidRPr="00F705A3">
            <w:rPr>
              <w:rFonts w:ascii="Poppins" w:eastAsia="Gulim" w:hAnsi="Poppins" w:cs="Gulim"/>
              <w:b/>
              <w:bCs/>
              <w:sz w:val="20"/>
              <w:szCs w:val="20"/>
              <w:lang w:eastAsia="ko-KR"/>
              <w:rPrChange w:id="1609" w:author="thuyhuynh" w:date="2024-01-05T13:12:00Z">
                <w:rPr>
                  <w:rFonts w:ascii="Gulim" w:eastAsia="Gulim" w:hAnsi="Gulim" w:cs="Gulim"/>
                  <w:b/>
                  <w:bCs/>
                  <w:lang w:eastAsia="ko-KR"/>
                </w:rPr>
              </w:rPrChange>
            </w:rPr>
            <w:br w:type="page"/>
          </w:r>
        </w:p>
        <w:p w:rsidR="000D12C8" w:rsidRPr="00F705A3" w:rsidRDefault="000D06AB">
          <w:pPr>
            <w:pStyle w:val="Heading1"/>
            <w:rPr>
              <w:rFonts w:hint="eastAsia"/>
            </w:rPr>
          </w:pPr>
          <w:bookmarkStart w:id="1610" w:name="_Toc370393851"/>
          <w:bookmarkStart w:id="1611" w:name="_Toc370393924"/>
          <w:bookmarkStart w:id="1612" w:name="_Toc370393961"/>
          <w:bookmarkStart w:id="1613" w:name="_Toc370394291"/>
          <w:bookmarkStart w:id="1614" w:name="_Toc370394545"/>
          <w:bookmarkStart w:id="1615" w:name="_Toc370394950"/>
          <w:bookmarkStart w:id="1616" w:name="_Toc370395403"/>
          <w:bookmarkStart w:id="1617" w:name="_Toc370393852"/>
          <w:bookmarkStart w:id="1618" w:name="_Toc370393925"/>
          <w:bookmarkStart w:id="1619" w:name="_Toc370393962"/>
          <w:bookmarkStart w:id="1620" w:name="_Toc370394292"/>
          <w:bookmarkStart w:id="1621" w:name="_Toc370394546"/>
          <w:bookmarkStart w:id="1622" w:name="_Toc370394951"/>
          <w:bookmarkStart w:id="1623" w:name="_Toc370395404"/>
          <w:bookmarkStart w:id="1624" w:name="_Toc370393853"/>
          <w:bookmarkStart w:id="1625" w:name="_Toc370393926"/>
          <w:bookmarkStart w:id="1626" w:name="_Toc370393963"/>
          <w:bookmarkStart w:id="1627" w:name="_Toc370394293"/>
          <w:bookmarkStart w:id="1628" w:name="_Toc370394547"/>
          <w:bookmarkStart w:id="1629" w:name="_Toc370394952"/>
          <w:bookmarkStart w:id="1630" w:name="_Toc370395405"/>
          <w:bookmarkStart w:id="1631" w:name="_Toc370393854"/>
          <w:bookmarkStart w:id="1632" w:name="_Toc370393927"/>
          <w:bookmarkStart w:id="1633" w:name="_Toc370393964"/>
          <w:bookmarkStart w:id="1634" w:name="_Toc370394294"/>
          <w:bookmarkStart w:id="1635" w:name="_Toc370394548"/>
          <w:bookmarkStart w:id="1636" w:name="_Toc370394953"/>
          <w:bookmarkStart w:id="1637" w:name="_Toc370395406"/>
          <w:bookmarkStart w:id="1638" w:name="_Toc370393855"/>
          <w:bookmarkStart w:id="1639" w:name="_Toc370393928"/>
          <w:bookmarkStart w:id="1640" w:name="_Toc370393965"/>
          <w:bookmarkStart w:id="1641" w:name="_Toc370394295"/>
          <w:bookmarkStart w:id="1642" w:name="_Toc370394549"/>
          <w:bookmarkStart w:id="1643" w:name="_Toc370394954"/>
          <w:bookmarkStart w:id="1644" w:name="_Toc370395407"/>
          <w:bookmarkStart w:id="1645" w:name="_Toc370393856"/>
          <w:bookmarkStart w:id="1646" w:name="_Toc370393929"/>
          <w:bookmarkStart w:id="1647" w:name="_Toc370393966"/>
          <w:bookmarkStart w:id="1648" w:name="_Toc370394296"/>
          <w:bookmarkStart w:id="1649" w:name="_Toc370394550"/>
          <w:bookmarkStart w:id="1650" w:name="_Toc370394955"/>
          <w:bookmarkStart w:id="1651" w:name="_Toc370395408"/>
          <w:bookmarkStart w:id="1652" w:name="_Toc370393857"/>
          <w:bookmarkStart w:id="1653" w:name="_Toc370393930"/>
          <w:bookmarkStart w:id="1654" w:name="_Toc370393967"/>
          <w:bookmarkStart w:id="1655" w:name="_Toc370394297"/>
          <w:bookmarkStart w:id="1656" w:name="_Toc370394551"/>
          <w:bookmarkStart w:id="1657" w:name="_Toc370394956"/>
          <w:bookmarkStart w:id="1658" w:name="_Toc370395409"/>
          <w:bookmarkStart w:id="1659" w:name="_Toc370393858"/>
          <w:bookmarkStart w:id="1660" w:name="_Toc370393931"/>
          <w:bookmarkStart w:id="1661" w:name="_Toc370393968"/>
          <w:bookmarkStart w:id="1662" w:name="_Toc370394298"/>
          <w:bookmarkStart w:id="1663" w:name="_Toc370394552"/>
          <w:bookmarkStart w:id="1664" w:name="_Toc370394957"/>
          <w:bookmarkStart w:id="1665" w:name="_Toc370395410"/>
          <w:bookmarkStart w:id="1666" w:name="_Toc155353004"/>
          <w:bookmarkEnd w:id="1298"/>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r w:rsidRPr="00F705A3">
            <w:rPr>
              <w:rFonts w:hint="eastAsia"/>
            </w:rPr>
            <w:lastRenderedPageBreak/>
            <w:t>Hardware Specifications</w:t>
          </w:r>
          <w:bookmarkEnd w:id="1666"/>
        </w:p>
        <w:p w:rsidR="00A0294B" w:rsidRPr="00F705A3" w:rsidRDefault="00A0294B" w:rsidP="00A0294B">
          <w:pPr>
            <w:rPr>
              <w:rFonts w:ascii="Poppins" w:hAnsi="Poppins"/>
              <w:b/>
              <w:bCs/>
              <w:sz w:val="20"/>
              <w:szCs w:val="20"/>
              <w:lang w:eastAsia="ko-KR"/>
              <w:rPrChange w:id="1667" w:author="thuyhuynh" w:date="2024-01-05T13:12:00Z">
                <w:rPr>
                  <w:b/>
                  <w:bCs/>
                  <w:lang w:eastAsia="ko-KR"/>
                </w:rPr>
              </w:rPrChange>
            </w:rPr>
          </w:pPr>
        </w:p>
        <w:p w:rsidR="00A446B4" w:rsidRPr="00F705A3" w:rsidRDefault="00A446B4" w:rsidP="00A446B4">
          <w:pPr>
            <w:widowControl w:val="0"/>
            <w:numPr>
              <w:ilvl w:val="1"/>
              <w:numId w:val="1"/>
            </w:numPr>
            <w:autoSpaceDE w:val="0"/>
            <w:autoSpaceDN w:val="0"/>
            <w:rPr>
              <w:rFonts w:ascii="Poppins" w:hAnsi="Poppins"/>
              <w:b/>
              <w:bCs/>
              <w:sz w:val="20"/>
              <w:szCs w:val="20"/>
              <w:rPrChange w:id="1668" w:author="thuyhuynh" w:date="2024-01-05T13:12:00Z">
                <w:rPr>
                  <w:b/>
                  <w:bCs/>
                </w:rPr>
              </w:rPrChange>
            </w:rPr>
          </w:pPr>
          <w:r w:rsidRPr="00F705A3">
            <w:rPr>
              <w:rFonts w:ascii="Poppins" w:hAnsi="Poppins"/>
              <w:b/>
              <w:bCs/>
              <w:sz w:val="20"/>
              <w:szCs w:val="20"/>
              <w:rPrChange w:id="1669" w:author="thuyhuynh" w:date="2024-01-05T13:12:00Z">
                <w:rPr>
                  <w:b/>
                  <w:bCs/>
                </w:rPr>
              </w:rPrChange>
            </w:rPr>
            <w:t>Mechanical Size</w:t>
          </w:r>
        </w:p>
        <w:p w:rsidR="00205BCE" w:rsidRPr="00F705A3" w:rsidRDefault="00205BCE">
          <w:pPr>
            <w:ind w:firstLineChars="450" w:firstLine="900"/>
            <w:rPr>
              <w:rFonts w:ascii="Poppins" w:hAnsi="Poppins"/>
              <w:sz w:val="20"/>
              <w:szCs w:val="20"/>
              <w:lang w:eastAsia="ko-KR"/>
              <w:rPrChange w:id="1670" w:author="thuyhuynh" w:date="2024-01-05T13:12:00Z">
                <w:rPr>
                  <w:lang w:eastAsia="ko-KR"/>
                </w:rPr>
              </w:rPrChange>
            </w:rPr>
            <w:pPrChange w:id="1671" w:author="thuyhuynh" w:date="2024-01-05T13:12:00Z">
              <w:pPr>
                <w:ind w:firstLineChars="450" w:firstLine="990"/>
              </w:pPr>
            </w:pPrChange>
          </w:pPr>
          <w:r w:rsidRPr="00F705A3">
            <w:rPr>
              <w:rFonts w:ascii="Poppins" w:hAnsi="Poppins"/>
              <w:sz w:val="20"/>
              <w:szCs w:val="20"/>
              <w:lang w:eastAsia="ko-KR"/>
              <w:rPrChange w:id="1672" w:author="thuyhuynh" w:date="2024-01-05T13:12:00Z">
                <w:rPr>
                  <w:lang w:eastAsia="ko-KR"/>
                </w:rPr>
              </w:rPrChange>
            </w:rPr>
            <w:t>Case Dimensions</w:t>
          </w:r>
          <w:r w:rsidRPr="00F705A3">
            <w:rPr>
              <w:rFonts w:ascii="Poppins" w:hAnsi="Poppins"/>
              <w:sz w:val="20"/>
              <w:szCs w:val="20"/>
              <w:rPrChange w:id="1673" w:author="thuyhuynh" w:date="2024-01-05T13:12:00Z">
                <w:rPr/>
              </w:rPrChange>
            </w:rPr>
            <w:t>:</w:t>
          </w:r>
          <w:r w:rsidRPr="00F705A3">
            <w:rPr>
              <w:rFonts w:ascii="Poppins" w:hAnsi="Poppins"/>
              <w:sz w:val="20"/>
              <w:szCs w:val="20"/>
              <w:lang w:eastAsia="ko-KR"/>
              <w:rPrChange w:id="1674" w:author="thuyhuynh" w:date="2024-01-05T13:12:00Z">
                <w:rPr>
                  <w:lang w:eastAsia="ko-KR"/>
                </w:rPr>
              </w:rPrChange>
            </w:rPr>
            <w:tab/>
          </w:r>
          <w:r w:rsidRPr="00F705A3">
            <w:rPr>
              <w:rFonts w:ascii="Poppins" w:hAnsi="Poppins"/>
              <w:sz w:val="20"/>
              <w:szCs w:val="20"/>
              <w:lang w:eastAsia="ko-KR"/>
              <w:rPrChange w:id="1675" w:author="thuyhuynh" w:date="2024-01-05T13:12:00Z">
                <w:rPr>
                  <w:lang w:eastAsia="ko-KR"/>
                </w:rPr>
              </w:rPrChange>
            </w:rPr>
            <w:tab/>
          </w:r>
          <w:r w:rsidR="00166812" w:rsidRPr="00F705A3">
            <w:rPr>
              <w:rFonts w:ascii="Poppins" w:hAnsi="Poppins"/>
              <w:sz w:val="20"/>
              <w:szCs w:val="20"/>
              <w:lang w:eastAsia="ko-KR"/>
              <w:rPrChange w:id="1676" w:author="thuyhuynh" w:date="2024-01-05T13:12:00Z">
                <w:rPr>
                  <w:lang w:eastAsia="ko-KR"/>
                </w:rPr>
              </w:rPrChange>
            </w:rPr>
            <w:t>51.2</w:t>
          </w:r>
          <w:r w:rsidR="00997084" w:rsidRPr="00F705A3">
            <w:rPr>
              <w:rFonts w:ascii="Poppins" w:hAnsi="Poppins"/>
              <w:sz w:val="20"/>
              <w:szCs w:val="20"/>
              <w:lang w:eastAsia="ko-KR"/>
              <w:rPrChange w:id="1677" w:author="thuyhuynh" w:date="2024-01-05T13:12:00Z">
                <w:rPr>
                  <w:lang w:eastAsia="ko-KR"/>
                </w:rPr>
              </w:rPrChange>
            </w:rPr>
            <w:t xml:space="preserve"> </w:t>
          </w:r>
          <w:r w:rsidR="00166812" w:rsidRPr="00F705A3">
            <w:rPr>
              <w:rFonts w:ascii="Poppins" w:hAnsi="Poppins"/>
              <w:sz w:val="20"/>
              <w:szCs w:val="20"/>
              <w:lang w:eastAsia="ko-KR"/>
              <w:rPrChange w:id="1678" w:author="thuyhuynh" w:date="2024-01-05T13:12:00Z">
                <w:rPr>
                  <w:lang w:eastAsia="ko-KR"/>
                </w:rPr>
              </w:rPrChange>
            </w:rPr>
            <w:t>mm x 92.6</w:t>
          </w:r>
          <w:r w:rsidR="00997084" w:rsidRPr="00F705A3">
            <w:rPr>
              <w:rFonts w:ascii="Poppins" w:hAnsi="Poppins"/>
              <w:sz w:val="20"/>
              <w:szCs w:val="20"/>
              <w:lang w:eastAsia="ko-KR"/>
              <w:rPrChange w:id="1679" w:author="thuyhuynh" w:date="2024-01-05T13:12:00Z">
                <w:rPr>
                  <w:lang w:eastAsia="ko-KR"/>
                </w:rPr>
              </w:rPrChange>
            </w:rPr>
            <w:t xml:space="preserve"> </w:t>
          </w:r>
          <w:r w:rsidR="00166812" w:rsidRPr="00F705A3">
            <w:rPr>
              <w:rFonts w:ascii="Poppins" w:hAnsi="Poppins"/>
              <w:sz w:val="20"/>
              <w:szCs w:val="20"/>
              <w:lang w:eastAsia="ko-KR"/>
              <w:rPrChange w:id="1680" w:author="thuyhuynh" w:date="2024-01-05T13:12:00Z">
                <w:rPr>
                  <w:lang w:eastAsia="ko-KR"/>
                </w:rPr>
              </w:rPrChange>
            </w:rPr>
            <w:t>mm x 15.1</w:t>
          </w:r>
          <w:r w:rsidR="00997084" w:rsidRPr="00F705A3">
            <w:rPr>
              <w:rFonts w:ascii="Poppins" w:hAnsi="Poppins"/>
              <w:sz w:val="20"/>
              <w:szCs w:val="20"/>
              <w:lang w:eastAsia="ko-KR"/>
              <w:rPrChange w:id="1681" w:author="thuyhuynh" w:date="2024-01-05T13:12:00Z">
                <w:rPr>
                  <w:lang w:eastAsia="ko-KR"/>
                </w:rPr>
              </w:rPrChange>
            </w:rPr>
            <w:t xml:space="preserve"> </w:t>
          </w:r>
          <w:r w:rsidRPr="00F705A3">
            <w:rPr>
              <w:rFonts w:ascii="Poppins" w:hAnsi="Poppins"/>
              <w:sz w:val="20"/>
              <w:szCs w:val="20"/>
              <w:lang w:eastAsia="ko-KR"/>
              <w:rPrChange w:id="1682" w:author="thuyhuynh" w:date="2024-01-05T13:12:00Z">
                <w:rPr>
                  <w:lang w:eastAsia="ko-KR"/>
                </w:rPr>
              </w:rPrChange>
            </w:rPr>
            <w:t xml:space="preserve">mm </w:t>
          </w:r>
        </w:p>
        <w:p w:rsidR="00A446B4" w:rsidRPr="00F705A3" w:rsidRDefault="00166812">
          <w:pPr>
            <w:ind w:left="2610" w:firstLineChars="450" w:firstLine="900"/>
            <w:rPr>
              <w:rFonts w:ascii="Poppins" w:hAnsi="Poppins"/>
              <w:sz w:val="20"/>
              <w:szCs w:val="20"/>
              <w:lang w:eastAsia="ko-KR"/>
              <w:rPrChange w:id="1683" w:author="thuyhuynh" w:date="2024-01-05T13:12:00Z">
                <w:rPr>
                  <w:lang w:eastAsia="ko-KR"/>
                </w:rPr>
              </w:rPrChange>
            </w:rPr>
            <w:pPrChange w:id="1684" w:author="thuyhuynh" w:date="2024-01-05T13:12:00Z">
              <w:pPr>
                <w:ind w:left="2610" w:firstLineChars="450" w:firstLine="990"/>
              </w:pPr>
            </w:pPrChange>
          </w:pPr>
          <w:r w:rsidRPr="00F705A3">
            <w:rPr>
              <w:rFonts w:ascii="Poppins" w:hAnsi="Poppins"/>
              <w:sz w:val="20"/>
              <w:szCs w:val="20"/>
              <w:lang w:eastAsia="ko-KR"/>
              <w:rPrChange w:id="1685" w:author="thuyhuynh" w:date="2024-01-05T13:12:00Z">
                <w:rPr>
                  <w:lang w:eastAsia="ko-KR"/>
                </w:rPr>
              </w:rPrChange>
            </w:rPr>
            <w:t>(2 inches x 3.6 inches x 0.59</w:t>
          </w:r>
          <w:r w:rsidR="00205BCE" w:rsidRPr="00F705A3">
            <w:rPr>
              <w:rFonts w:ascii="Poppins" w:hAnsi="Poppins"/>
              <w:sz w:val="20"/>
              <w:szCs w:val="20"/>
              <w:lang w:eastAsia="ko-KR"/>
              <w:rPrChange w:id="1686" w:author="thuyhuynh" w:date="2024-01-05T13:12:00Z">
                <w:rPr>
                  <w:lang w:eastAsia="ko-KR"/>
                </w:rPr>
              </w:rPrChange>
            </w:rPr>
            <w:t xml:space="preserve"> inch</w:t>
          </w:r>
          <w:r w:rsidRPr="00F705A3">
            <w:rPr>
              <w:rFonts w:ascii="Poppins" w:hAnsi="Poppins"/>
              <w:sz w:val="20"/>
              <w:szCs w:val="20"/>
              <w:lang w:eastAsia="ko-KR"/>
              <w:rPrChange w:id="1687" w:author="thuyhuynh" w:date="2024-01-05T13:12:00Z">
                <w:rPr>
                  <w:lang w:eastAsia="ko-KR"/>
                </w:rPr>
              </w:rPrChange>
            </w:rPr>
            <w:t>es</w:t>
          </w:r>
          <w:r w:rsidR="00205BCE" w:rsidRPr="00F705A3">
            <w:rPr>
              <w:rFonts w:ascii="Poppins" w:hAnsi="Poppins"/>
              <w:sz w:val="20"/>
              <w:szCs w:val="20"/>
              <w:lang w:eastAsia="ko-KR"/>
              <w:rPrChange w:id="1688" w:author="thuyhuynh" w:date="2024-01-05T13:12:00Z">
                <w:rPr>
                  <w:lang w:eastAsia="ko-KR"/>
                </w:rPr>
              </w:rPrChange>
            </w:rPr>
            <w:t>)</w:t>
          </w:r>
        </w:p>
        <w:p w:rsidR="00205BCE" w:rsidRPr="00F705A3" w:rsidRDefault="00205BCE">
          <w:pPr>
            <w:ind w:firstLineChars="450" w:firstLine="900"/>
            <w:rPr>
              <w:rFonts w:ascii="Poppins" w:hAnsi="Poppins"/>
              <w:sz w:val="20"/>
              <w:szCs w:val="20"/>
              <w:lang w:eastAsia="ko-KR"/>
              <w:rPrChange w:id="1689" w:author="thuyhuynh" w:date="2024-01-05T13:12:00Z">
                <w:rPr>
                  <w:sz w:val="16"/>
                  <w:szCs w:val="16"/>
                  <w:lang w:eastAsia="ko-KR"/>
                </w:rPr>
              </w:rPrChange>
            </w:rPr>
            <w:pPrChange w:id="1690" w:author="thuyhuynh" w:date="2024-01-05T13:12:00Z">
              <w:pPr>
                <w:ind w:firstLineChars="450" w:firstLine="720"/>
              </w:pPr>
            </w:pPrChange>
          </w:pPr>
        </w:p>
        <w:p w:rsidR="00A446B4" w:rsidRPr="00F705A3" w:rsidRDefault="00A446B4" w:rsidP="00FF5D4F">
          <w:pPr>
            <w:widowControl w:val="0"/>
            <w:numPr>
              <w:ilvl w:val="1"/>
              <w:numId w:val="1"/>
            </w:numPr>
            <w:autoSpaceDE w:val="0"/>
            <w:autoSpaceDN w:val="0"/>
            <w:rPr>
              <w:rFonts w:ascii="Poppins" w:hAnsi="Poppins"/>
              <w:b/>
              <w:bCs/>
              <w:sz w:val="20"/>
              <w:szCs w:val="20"/>
              <w:rPrChange w:id="1691" w:author="thuyhuynh" w:date="2024-01-05T13:12:00Z">
                <w:rPr>
                  <w:b/>
                  <w:bCs/>
                </w:rPr>
              </w:rPrChange>
            </w:rPr>
          </w:pPr>
          <w:r w:rsidRPr="00F705A3">
            <w:rPr>
              <w:rFonts w:ascii="Poppins" w:hAnsi="Poppins"/>
              <w:b/>
              <w:bCs/>
              <w:sz w:val="20"/>
              <w:szCs w:val="20"/>
              <w:rPrChange w:id="1692" w:author="thuyhuynh" w:date="2024-01-05T13:12:00Z">
                <w:rPr>
                  <w:b/>
                  <w:bCs/>
                </w:rPr>
              </w:rPrChange>
            </w:rPr>
            <w:t>Power Requirements</w:t>
          </w:r>
        </w:p>
        <w:p w:rsidR="000F1835" w:rsidRPr="00F705A3" w:rsidRDefault="000F1835" w:rsidP="00A446B4">
          <w:pPr>
            <w:ind w:left="180" w:firstLine="800"/>
            <w:rPr>
              <w:rFonts w:ascii="Poppins" w:hAnsi="Poppins"/>
              <w:sz w:val="20"/>
              <w:szCs w:val="20"/>
              <w:lang w:eastAsia="ko-KR"/>
              <w:rPrChange w:id="1693" w:author="thuyhuynh" w:date="2024-01-05T13:12:00Z">
                <w:rPr>
                  <w:lang w:eastAsia="ko-KR"/>
                </w:rPr>
              </w:rPrChange>
            </w:rPr>
          </w:pPr>
          <w:r w:rsidRPr="00F705A3">
            <w:rPr>
              <w:rFonts w:ascii="Poppins" w:hAnsi="Poppins"/>
              <w:sz w:val="20"/>
              <w:szCs w:val="20"/>
              <w:lang w:eastAsia="ko-KR"/>
              <w:rPrChange w:id="1694" w:author="thuyhuynh" w:date="2024-01-05T13:12:00Z">
                <w:rPr>
                  <w:lang w:eastAsia="ko-KR"/>
                </w:rPr>
              </w:rPrChange>
            </w:rPr>
            <w:t xml:space="preserve">Power Source: </w:t>
          </w:r>
          <w:r w:rsidRPr="00F705A3">
            <w:rPr>
              <w:rFonts w:ascii="Poppins" w:hAnsi="Poppins"/>
              <w:sz w:val="20"/>
              <w:szCs w:val="20"/>
              <w:lang w:eastAsia="ko-KR"/>
              <w:rPrChange w:id="1695" w:author="thuyhuynh" w:date="2024-01-05T13:12:00Z">
                <w:rPr>
                  <w:lang w:eastAsia="ko-KR"/>
                </w:rPr>
              </w:rPrChange>
            </w:rPr>
            <w:tab/>
          </w:r>
          <w:r w:rsidRPr="00F705A3">
            <w:rPr>
              <w:rFonts w:ascii="Poppins" w:hAnsi="Poppins"/>
              <w:sz w:val="20"/>
              <w:szCs w:val="20"/>
              <w:lang w:eastAsia="ko-KR"/>
              <w:rPrChange w:id="1696" w:author="thuyhuynh" w:date="2024-01-05T13:12:00Z">
                <w:rPr>
                  <w:lang w:eastAsia="ko-KR"/>
                </w:rPr>
              </w:rPrChange>
            </w:rPr>
            <w:tab/>
            <w:t>Single USB Bus Powered</w:t>
          </w:r>
        </w:p>
        <w:p w:rsidR="00A446B4" w:rsidRPr="00F705A3" w:rsidRDefault="000F1835" w:rsidP="00A446B4">
          <w:pPr>
            <w:ind w:left="180" w:firstLine="800"/>
            <w:rPr>
              <w:rFonts w:ascii="Poppins" w:hAnsi="Poppins"/>
              <w:sz w:val="20"/>
              <w:szCs w:val="20"/>
              <w:lang w:eastAsia="ko-KR"/>
              <w:rPrChange w:id="1697" w:author="thuyhuynh" w:date="2024-01-05T13:12:00Z">
                <w:rPr>
                  <w:lang w:eastAsia="ko-KR"/>
                </w:rPr>
              </w:rPrChange>
            </w:rPr>
          </w:pPr>
          <w:r w:rsidRPr="00F705A3">
            <w:rPr>
              <w:rFonts w:ascii="Poppins" w:hAnsi="Poppins"/>
              <w:sz w:val="20"/>
              <w:szCs w:val="20"/>
              <w:lang w:eastAsia="ko-KR"/>
              <w:rPrChange w:id="1698" w:author="thuyhuynh" w:date="2024-01-05T13:12:00Z">
                <w:rPr>
                  <w:lang w:eastAsia="ko-KR"/>
                </w:rPr>
              </w:rPrChange>
            </w:rPr>
            <w:t>Required Voltage:</w:t>
          </w:r>
          <w:r w:rsidRPr="00F705A3">
            <w:rPr>
              <w:rFonts w:ascii="Poppins" w:hAnsi="Poppins"/>
              <w:sz w:val="20"/>
              <w:szCs w:val="20"/>
              <w:lang w:eastAsia="ko-KR"/>
              <w:rPrChange w:id="1699" w:author="thuyhuynh" w:date="2024-01-05T13:12:00Z">
                <w:rPr>
                  <w:lang w:eastAsia="ko-KR"/>
                </w:rPr>
              </w:rPrChange>
            </w:rPr>
            <w:tab/>
          </w:r>
          <w:r w:rsidRPr="00F705A3">
            <w:rPr>
              <w:rFonts w:ascii="Poppins" w:hAnsi="Poppins"/>
              <w:sz w:val="20"/>
              <w:szCs w:val="20"/>
              <w:lang w:eastAsia="ko-KR"/>
              <w:rPrChange w:id="1700" w:author="thuyhuynh" w:date="2024-01-05T13:12:00Z">
                <w:rPr>
                  <w:lang w:eastAsia="ko-KR"/>
                </w:rPr>
              </w:rPrChange>
            </w:rPr>
            <w:tab/>
            <w:t xml:space="preserve">DC +5V ± 5% (Max = </w:t>
          </w:r>
          <w:del w:id="1701" w:author="Windows User" w:date="2018-02-06T16:18:00Z">
            <w:r w:rsidRPr="00F705A3" w:rsidDel="002B7569">
              <w:rPr>
                <w:rFonts w:ascii="Poppins" w:hAnsi="Poppins"/>
                <w:sz w:val="20"/>
                <w:szCs w:val="20"/>
                <w:lang w:eastAsia="ko-KR"/>
                <w:rPrChange w:id="1702" w:author="thuyhuynh" w:date="2024-01-05T13:12:00Z">
                  <w:rPr>
                    <w:lang w:eastAsia="ko-KR"/>
                  </w:rPr>
                </w:rPrChange>
              </w:rPr>
              <w:delText>250mA</w:delText>
            </w:r>
          </w:del>
          <w:ins w:id="1703" w:author="Windows User" w:date="2018-02-06T16:18:00Z">
            <w:r w:rsidR="002B7569" w:rsidRPr="00F705A3">
              <w:rPr>
                <w:rFonts w:ascii="Poppins" w:hAnsi="Poppins"/>
                <w:sz w:val="20"/>
                <w:szCs w:val="20"/>
                <w:lang w:eastAsia="ko-KR"/>
                <w:rPrChange w:id="1704" w:author="thuyhuynh" w:date="2024-01-05T13:12:00Z">
                  <w:rPr>
                    <w:lang w:eastAsia="ko-KR"/>
                  </w:rPr>
                </w:rPrChange>
              </w:rPr>
              <w:t>300mA</w:t>
            </w:r>
          </w:ins>
          <w:r w:rsidRPr="00F705A3">
            <w:rPr>
              <w:rFonts w:ascii="Poppins" w:hAnsi="Poppins"/>
              <w:sz w:val="20"/>
              <w:szCs w:val="20"/>
              <w:lang w:eastAsia="ko-KR"/>
              <w:rPrChange w:id="1705" w:author="thuyhuynh" w:date="2024-01-05T13:12:00Z">
                <w:rPr>
                  <w:lang w:eastAsia="ko-KR"/>
                </w:rPr>
              </w:rPrChange>
            </w:rPr>
            <w:t>)</w:t>
          </w:r>
        </w:p>
        <w:p w:rsidR="009904B6" w:rsidRPr="00F705A3" w:rsidRDefault="000F1835" w:rsidP="00A446B4">
          <w:pPr>
            <w:ind w:left="180" w:firstLine="800"/>
            <w:rPr>
              <w:rFonts w:ascii="Poppins" w:hAnsi="Poppins"/>
              <w:bCs/>
              <w:sz w:val="20"/>
              <w:szCs w:val="20"/>
              <w:lang w:eastAsia="ko-KR"/>
              <w:rPrChange w:id="1706" w:author="thuyhuynh" w:date="2024-01-05T13:12:00Z">
                <w:rPr>
                  <w:bCs/>
                  <w:lang w:eastAsia="ko-KR"/>
                </w:rPr>
              </w:rPrChange>
            </w:rPr>
          </w:pPr>
          <w:r w:rsidRPr="00F705A3">
            <w:rPr>
              <w:rFonts w:ascii="Poppins" w:hAnsi="Poppins"/>
              <w:bCs/>
              <w:sz w:val="20"/>
              <w:szCs w:val="20"/>
              <w:lang w:eastAsia="ko-KR"/>
              <w:rPrChange w:id="1707" w:author="thuyhuynh" w:date="2024-01-05T13:12:00Z">
                <w:rPr>
                  <w:bCs/>
                  <w:lang w:eastAsia="ko-KR"/>
                </w:rPr>
              </w:rPrChange>
            </w:rPr>
            <w:t>Power Management:</w:t>
          </w:r>
          <w:r w:rsidRPr="00F705A3">
            <w:rPr>
              <w:rFonts w:ascii="Poppins" w:hAnsi="Poppins"/>
              <w:bCs/>
              <w:sz w:val="20"/>
              <w:szCs w:val="20"/>
              <w:lang w:eastAsia="ko-KR"/>
              <w:rPrChange w:id="1708" w:author="thuyhuynh" w:date="2024-01-05T13:12:00Z">
                <w:rPr>
                  <w:bCs/>
                  <w:lang w:eastAsia="ko-KR"/>
                </w:rPr>
              </w:rPrChange>
            </w:rPr>
            <w:tab/>
          </w:r>
          <w:r w:rsidRPr="00F705A3">
            <w:rPr>
              <w:rFonts w:ascii="Poppins" w:hAnsi="Poppins"/>
              <w:bCs/>
              <w:sz w:val="20"/>
              <w:szCs w:val="20"/>
              <w:lang w:eastAsia="ko-KR"/>
              <w:rPrChange w:id="1709" w:author="thuyhuynh" w:date="2024-01-05T13:12:00Z">
                <w:rPr>
                  <w:bCs/>
                  <w:lang w:eastAsia="ko-KR"/>
                </w:rPr>
              </w:rPrChange>
            </w:rPr>
            <w:tab/>
          </w:r>
        </w:p>
        <w:p w:rsidR="00CA7D87" w:rsidRPr="00F705A3" w:rsidRDefault="00CA7D87" w:rsidP="00A446B4">
          <w:pPr>
            <w:ind w:left="180" w:firstLine="800"/>
            <w:rPr>
              <w:rFonts w:ascii="Poppins" w:hAnsi="Poppins"/>
              <w:bCs/>
              <w:sz w:val="20"/>
              <w:szCs w:val="20"/>
              <w:lang w:eastAsia="ko-KR"/>
              <w:rPrChange w:id="1710" w:author="thuyhuynh" w:date="2024-01-05T13:12:00Z">
                <w:rPr>
                  <w:bCs/>
                  <w:lang w:eastAsia="ko-KR"/>
                </w:rPr>
              </w:rPrChange>
            </w:rPr>
          </w:pPr>
        </w:p>
        <w:tbl>
          <w:tblPr>
            <w:tblStyle w:val="MediumGrid3-Accent2"/>
            <w:tblW w:w="6663" w:type="dxa"/>
            <w:tblInd w:w="1100" w:type="dxa"/>
            <w:tblLayout w:type="fixed"/>
            <w:tblLook w:val="04A0" w:firstRow="1" w:lastRow="0" w:firstColumn="1" w:lastColumn="0" w:noHBand="0" w:noVBand="1"/>
          </w:tblPr>
          <w:tblGrid>
            <w:gridCol w:w="1276"/>
            <w:gridCol w:w="1985"/>
            <w:gridCol w:w="3402"/>
          </w:tblGrid>
          <w:tr w:rsidR="00C44E95" w:rsidRPr="00F705A3" w:rsidTr="0002020F">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76" w:type="dxa"/>
                <w:vAlign w:val="center"/>
              </w:tcPr>
              <w:p w:rsidR="00C44E95" w:rsidRPr="00F705A3" w:rsidRDefault="00C44E95" w:rsidP="00A558DD">
                <w:pPr>
                  <w:jc w:val="center"/>
                  <w:rPr>
                    <w:rFonts w:ascii="Poppins" w:hAnsi="Poppins"/>
                    <w:color w:val="FFFFFF"/>
                    <w:sz w:val="20"/>
                    <w:szCs w:val="20"/>
                    <w:rPrChange w:id="1711" w:author="thuyhuynh" w:date="2024-01-05T13:12:00Z">
                      <w:rPr>
                        <w:b w:val="0"/>
                        <w:bCs w:val="0"/>
                        <w:color w:val="FFFFFF"/>
                      </w:rPr>
                    </w:rPrChange>
                  </w:rPr>
                </w:pPr>
                <w:r w:rsidRPr="00F705A3">
                  <w:rPr>
                    <w:rFonts w:ascii="Poppins" w:hAnsi="Poppins"/>
                    <w:color w:val="FFFFFF"/>
                    <w:sz w:val="20"/>
                    <w:szCs w:val="20"/>
                    <w:lang w:eastAsia="ko-KR"/>
                    <w:rPrChange w:id="1712" w:author="thuyhuynh" w:date="2024-01-05T13:12:00Z">
                      <w:rPr>
                        <w:color w:val="FFFFFF"/>
                        <w:lang w:eastAsia="ko-KR"/>
                      </w:rPr>
                    </w:rPrChange>
                  </w:rPr>
                  <w:t>Mode</w:t>
                </w:r>
              </w:p>
            </w:tc>
            <w:tc>
              <w:tcPr>
                <w:tcW w:w="1985" w:type="dxa"/>
                <w:vAlign w:val="center"/>
              </w:tcPr>
              <w:p w:rsidR="00C44E95" w:rsidRPr="00F705A3" w:rsidRDefault="00794359" w:rsidP="00A558DD">
                <w:pPr>
                  <w:jc w:val="center"/>
                  <w:cnfStyle w:val="100000000000" w:firstRow="1" w:lastRow="0" w:firstColumn="0" w:lastColumn="0" w:oddVBand="0" w:evenVBand="0" w:oddHBand="0" w:evenHBand="0" w:firstRowFirstColumn="0" w:firstRowLastColumn="0" w:lastRowFirstColumn="0" w:lastRowLastColumn="0"/>
                  <w:rPr>
                    <w:rFonts w:ascii="Poppins" w:hAnsi="Poppins"/>
                    <w:color w:val="FFFFFF"/>
                    <w:sz w:val="20"/>
                    <w:szCs w:val="20"/>
                    <w:lang w:eastAsia="ko-KR"/>
                    <w:rPrChange w:id="1713" w:author="thuyhuynh" w:date="2024-01-05T13:12:00Z">
                      <w:rPr>
                        <w:b w:val="0"/>
                        <w:bCs w:val="0"/>
                        <w:color w:val="FFFFFF"/>
                        <w:lang w:eastAsia="ko-KR"/>
                      </w:rPr>
                    </w:rPrChange>
                  </w:rPr>
                </w:pPr>
                <w:r w:rsidRPr="00F705A3">
                  <w:rPr>
                    <w:rFonts w:ascii="Poppins" w:hAnsi="Poppins"/>
                    <w:color w:val="FFFFFF"/>
                    <w:sz w:val="20"/>
                    <w:szCs w:val="20"/>
                    <w:lang w:eastAsia="ko-KR"/>
                    <w:rPrChange w:id="1714" w:author="thuyhuynh" w:date="2024-01-05T13:12:00Z">
                      <w:rPr>
                        <w:color w:val="FFFFFF"/>
                        <w:lang w:eastAsia="ko-KR"/>
                      </w:rPr>
                    </w:rPrChange>
                  </w:rPr>
                  <w:t>Current</w:t>
                </w:r>
              </w:p>
            </w:tc>
            <w:tc>
              <w:tcPr>
                <w:tcW w:w="3402" w:type="dxa"/>
                <w:vAlign w:val="center"/>
              </w:tcPr>
              <w:p w:rsidR="00C44E95" w:rsidRPr="00F705A3" w:rsidRDefault="00C44E95" w:rsidP="00A558DD">
                <w:pPr>
                  <w:jc w:val="center"/>
                  <w:cnfStyle w:val="100000000000" w:firstRow="1" w:lastRow="0" w:firstColumn="0" w:lastColumn="0" w:oddVBand="0" w:evenVBand="0" w:oddHBand="0" w:evenHBand="0" w:firstRowFirstColumn="0" w:firstRowLastColumn="0" w:lastRowFirstColumn="0" w:lastRowLastColumn="0"/>
                  <w:rPr>
                    <w:rFonts w:ascii="Poppins" w:hAnsi="Poppins"/>
                    <w:color w:val="FFFFFF"/>
                    <w:sz w:val="20"/>
                    <w:szCs w:val="20"/>
                    <w:lang w:eastAsia="ko-KR"/>
                    <w:rPrChange w:id="1715" w:author="thuyhuynh" w:date="2024-01-05T13:12:00Z">
                      <w:rPr>
                        <w:b w:val="0"/>
                        <w:bCs w:val="0"/>
                        <w:color w:val="FFFFFF"/>
                        <w:lang w:eastAsia="ko-KR"/>
                      </w:rPr>
                    </w:rPrChange>
                  </w:rPr>
                </w:pPr>
                <w:r w:rsidRPr="00F705A3">
                  <w:rPr>
                    <w:rFonts w:ascii="Poppins" w:hAnsi="Poppins"/>
                    <w:color w:val="FFFFFF"/>
                    <w:sz w:val="20"/>
                    <w:szCs w:val="20"/>
                    <w:lang w:eastAsia="ko-KR"/>
                    <w:rPrChange w:id="1716" w:author="thuyhuynh" w:date="2024-01-05T13:12:00Z">
                      <w:rPr>
                        <w:color w:val="FFFFFF"/>
                        <w:lang w:eastAsia="ko-KR"/>
                      </w:rPr>
                    </w:rPrChange>
                  </w:rPr>
                  <w:t>Description</w:t>
                </w:r>
              </w:p>
            </w:tc>
          </w:tr>
          <w:tr w:rsidR="0002020F" w:rsidRPr="00F705A3" w:rsidTr="0002020F">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76" w:type="dxa"/>
              </w:tcPr>
              <w:p w:rsidR="0002020F" w:rsidRPr="00F705A3" w:rsidRDefault="0002020F">
                <w:pPr>
                  <w:jc w:val="center"/>
                  <w:rPr>
                    <w:rFonts w:ascii="Poppins" w:hAnsi="Poppins"/>
                    <w:b w:val="0"/>
                    <w:color w:val="FFFFFF"/>
                    <w:sz w:val="20"/>
                    <w:szCs w:val="20"/>
                    <w:lang w:eastAsia="ko-KR"/>
                    <w:rPrChange w:id="1717" w:author="thuyhuynh" w:date="2024-01-05T13:12:00Z">
                      <w:rPr>
                        <w:b w:val="0"/>
                        <w:bCs w:val="0"/>
                        <w:color w:val="FFFFFF"/>
                        <w:sz w:val="20"/>
                        <w:szCs w:val="20"/>
                        <w:lang w:eastAsia="ko-KR"/>
                      </w:rPr>
                    </w:rPrChange>
                  </w:rPr>
                </w:pPr>
                <w:moveToRangeStart w:id="1718" w:author="TANBAO" w:date="2014-01-02T15:19:00Z" w:name="move376439303"/>
                <w:moveTo w:id="1719" w:author="TANBAO" w:date="2014-01-02T15:19:00Z">
                  <w:r w:rsidRPr="00F705A3">
                    <w:rPr>
                      <w:rFonts w:ascii="Poppins" w:hAnsi="Poppins"/>
                      <w:color w:val="FFFFFF"/>
                      <w:sz w:val="20"/>
                      <w:szCs w:val="20"/>
                      <w:lang w:eastAsia="ko-KR"/>
                      <w:rPrChange w:id="1720" w:author="thuyhuynh" w:date="2024-01-05T13:12:00Z">
                        <w:rPr>
                          <w:color w:val="FFFFFF"/>
                          <w:sz w:val="20"/>
                          <w:szCs w:val="20"/>
                          <w:lang w:eastAsia="ko-KR"/>
                        </w:rPr>
                      </w:rPrChange>
                    </w:rPr>
                    <w:t>ACTIVE</w:t>
                  </w:r>
                </w:moveTo>
              </w:p>
            </w:tc>
            <w:tc>
              <w:tcPr>
                <w:tcW w:w="1985" w:type="dxa"/>
              </w:tcPr>
              <w:p w:rsidR="0002020F" w:rsidRPr="00F705A3" w:rsidRDefault="0002020F">
                <w:pPr>
                  <w:jc w:val="center"/>
                  <w:cnfStyle w:val="000000100000" w:firstRow="0" w:lastRow="0" w:firstColumn="0" w:lastColumn="0" w:oddVBand="0" w:evenVBand="0" w:oddHBand="1" w:evenHBand="0" w:firstRowFirstColumn="0" w:firstRowLastColumn="0" w:lastRowFirstColumn="0" w:lastRowLastColumn="0"/>
                  <w:rPr>
                    <w:rFonts w:ascii="Poppins" w:hAnsi="Poppins"/>
                    <w:sz w:val="20"/>
                    <w:szCs w:val="20"/>
                    <w:lang w:eastAsia="ko-KR"/>
                    <w:rPrChange w:id="1721" w:author="thuyhuynh" w:date="2024-01-05T13:12:00Z">
                      <w:rPr>
                        <w:lang w:eastAsia="ko-KR"/>
                      </w:rPr>
                    </w:rPrChange>
                  </w:rPr>
                </w:pPr>
                <w:moveTo w:id="1722" w:author="TANBAO" w:date="2014-01-02T15:19:00Z">
                  <w:r w:rsidRPr="00F705A3">
                    <w:rPr>
                      <w:rFonts w:ascii="Poppins" w:hAnsi="Poppins"/>
                      <w:sz w:val="20"/>
                      <w:szCs w:val="20"/>
                      <w:lang w:eastAsia="ko-KR"/>
                      <w:rPrChange w:id="1723" w:author="thuyhuynh" w:date="2024-01-05T13:12:00Z">
                        <w:rPr>
                          <w:lang w:eastAsia="ko-KR"/>
                        </w:rPr>
                      </w:rPrChange>
                    </w:rPr>
                    <w:t xml:space="preserve">Max </w:t>
                  </w:r>
                  <w:del w:id="1724" w:author="Windows User" w:date="2018-02-06T16:18:00Z">
                    <w:r w:rsidRPr="00F705A3" w:rsidDel="002B7569">
                      <w:rPr>
                        <w:rFonts w:ascii="Poppins" w:hAnsi="Poppins"/>
                        <w:sz w:val="20"/>
                        <w:szCs w:val="20"/>
                        <w:lang w:eastAsia="ko-KR"/>
                        <w:rPrChange w:id="1725" w:author="thuyhuynh" w:date="2024-01-05T13:12:00Z">
                          <w:rPr>
                            <w:lang w:eastAsia="ko-KR"/>
                          </w:rPr>
                        </w:rPrChange>
                      </w:rPr>
                      <w:delText>25</w:delText>
                    </w:r>
                  </w:del>
                </w:moveTo>
                <w:ins w:id="1726" w:author="Windows User" w:date="2018-02-06T16:18:00Z">
                  <w:r w:rsidR="002B7569" w:rsidRPr="00F705A3">
                    <w:rPr>
                      <w:rFonts w:ascii="Poppins" w:hAnsi="Poppins"/>
                      <w:sz w:val="20"/>
                      <w:szCs w:val="20"/>
                      <w:lang w:eastAsia="ko-KR"/>
                      <w:rPrChange w:id="1727" w:author="thuyhuynh" w:date="2024-01-05T13:12:00Z">
                        <w:rPr>
                          <w:lang w:eastAsia="ko-KR"/>
                        </w:rPr>
                      </w:rPrChange>
                    </w:rPr>
                    <w:t>30</w:t>
                  </w:r>
                </w:ins>
                <w:moveTo w:id="1728" w:author="TANBAO" w:date="2014-01-02T15:19:00Z">
                  <w:r w:rsidRPr="00F705A3">
                    <w:rPr>
                      <w:rFonts w:ascii="Poppins" w:hAnsi="Poppins"/>
                      <w:sz w:val="20"/>
                      <w:szCs w:val="20"/>
                      <w:lang w:eastAsia="ko-KR"/>
                      <w:rPrChange w:id="1729" w:author="thuyhuynh" w:date="2024-01-05T13:12:00Z">
                        <w:rPr>
                          <w:lang w:eastAsia="ko-KR"/>
                        </w:rPr>
                      </w:rPrChange>
                    </w:rPr>
                    <w:t>0mA</w:t>
                  </w:r>
                </w:moveTo>
              </w:p>
            </w:tc>
            <w:tc>
              <w:tcPr>
                <w:tcW w:w="3402" w:type="dxa"/>
              </w:tcPr>
              <w:p w:rsidR="0002020F" w:rsidRPr="00F705A3" w:rsidRDefault="0002020F" w:rsidP="00540DBC">
                <w:pPr>
                  <w:jc w:val="center"/>
                  <w:cnfStyle w:val="000000100000" w:firstRow="0" w:lastRow="0" w:firstColumn="0" w:lastColumn="0" w:oddVBand="0" w:evenVBand="0" w:oddHBand="1" w:evenHBand="0" w:firstRowFirstColumn="0" w:firstRowLastColumn="0" w:lastRowFirstColumn="0" w:lastRowLastColumn="0"/>
                  <w:rPr>
                    <w:rFonts w:ascii="Poppins" w:hAnsi="Poppins"/>
                    <w:sz w:val="20"/>
                    <w:szCs w:val="20"/>
                    <w:rPrChange w:id="1730" w:author="thuyhuynh" w:date="2024-01-05T13:12:00Z">
                      <w:rPr/>
                    </w:rPrChange>
                  </w:rPr>
                </w:pPr>
                <w:moveTo w:id="1731" w:author="TANBAO" w:date="2014-01-02T15:19:00Z">
                  <w:r w:rsidRPr="00F705A3">
                    <w:rPr>
                      <w:rFonts w:ascii="Poppins" w:hAnsi="Poppins"/>
                      <w:sz w:val="20"/>
                      <w:szCs w:val="20"/>
                      <w:lang w:eastAsia="ko-KR"/>
                      <w:rPrChange w:id="1732" w:author="thuyhuynh" w:date="2024-01-05T13:12:00Z">
                        <w:rPr>
                          <w:lang w:eastAsia="ko-KR"/>
                        </w:rPr>
                      </w:rPrChange>
                    </w:rPr>
                    <w:t>F</w:t>
                  </w:r>
                  <w:r w:rsidRPr="00F705A3">
                    <w:rPr>
                      <w:rFonts w:ascii="Poppins" w:hAnsi="Poppins"/>
                      <w:sz w:val="20"/>
                      <w:szCs w:val="20"/>
                      <w:rPrChange w:id="1733" w:author="thuyhuynh" w:date="2024-01-05T13:12:00Z">
                        <w:rPr/>
                      </w:rPrChange>
                    </w:rPr>
                    <w:t>ully operating</w:t>
                  </w:r>
                </w:moveTo>
              </w:p>
            </w:tc>
          </w:tr>
          <w:moveToRangeEnd w:id="1718"/>
          <w:tr w:rsidR="00C44E95" w:rsidRPr="00F705A3" w:rsidTr="0002020F">
            <w:trPr>
              <w:trHeight w:val="340"/>
            </w:trPr>
            <w:tc>
              <w:tcPr>
                <w:cnfStyle w:val="001000000000" w:firstRow="0" w:lastRow="0" w:firstColumn="1" w:lastColumn="0" w:oddVBand="0" w:evenVBand="0" w:oddHBand="0" w:evenHBand="0" w:firstRowFirstColumn="0" w:firstRowLastColumn="0" w:lastRowFirstColumn="0" w:lastRowLastColumn="0"/>
                <w:tcW w:w="1276" w:type="dxa"/>
                <w:vAlign w:val="center"/>
              </w:tcPr>
              <w:p w:rsidR="00C44E95" w:rsidRPr="00F705A3" w:rsidRDefault="00C44E95" w:rsidP="00BF6D69">
                <w:pPr>
                  <w:jc w:val="center"/>
                  <w:rPr>
                    <w:rFonts w:ascii="Poppins" w:hAnsi="Poppins"/>
                    <w:b w:val="0"/>
                    <w:color w:val="FFFFFF"/>
                    <w:sz w:val="20"/>
                    <w:szCs w:val="20"/>
                    <w:lang w:eastAsia="ko-KR"/>
                    <w:rPrChange w:id="1734" w:author="thuyhuynh" w:date="2024-01-05T13:12:00Z">
                      <w:rPr>
                        <w:b w:val="0"/>
                        <w:bCs w:val="0"/>
                        <w:color w:val="FFFFFF"/>
                        <w:lang w:eastAsia="ko-KR"/>
                      </w:rPr>
                    </w:rPrChange>
                  </w:rPr>
                </w:pPr>
                <w:r w:rsidRPr="00F705A3">
                  <w:rPr>
                    <w:rFonts w:ascii="Poppins" w:hAnsi="Poppins"/>
                    <w:color w:val="FFFFFF"/>
                    <w:sz w:val="20"/>
                    <w:szCs w:val="20"/>
                    <w:lang w:eastAsia="ko-KR"/>
                    <w:rPrChange w:id="1735" w:author="thuyhuynh" w:date="2024-01-05T13:12:00Z">
                      <w:rPr>
                        <w:color w:val="FFFFFF"/>
                        <w:lang w:eastAsia="ko-KR"/>
                      </w:rPr>
                    </w:rPrChange>
                  </w:rPr>
                  <w:t>STANDBY</w:t>
                </w:r>
              </w:p>
            </w:tc>
            <w:tc>
              <w:tcPr>
                <w:tcW w:w="1985" w:type="dxa"/>
                <w:vAlign w:val="center"/>
              </w:tcPr>
              <w:p w:rsidR="00C44E95" w:rsidRPr="00F705A3" w:rsidRDefault="001119C8" w:rsidP="007B427D">
                <w:pPr>
                  <w:jc w:val="center"/>
                  <w:cnfStyle w:val="000000000000" w:firstRow="0" w:lastRow="0" w:firstColumn="0" w:lastColumn="0" w:oddVBand="0" w:evenVBand="0" w:oddHBand="0" w:evenHBand="0" w:firstRowFirstColumn="0" w:firstRowLastColumn="0" w:lastRowFirstColumn="0" w:lastRowLastColumn="0"/>
                  <w:rPr>
                    <w:rFonts w:ascii="Poppins" w:hAnsi="Poppins"/>
                    <w:sz w:val="20"/>
                    <w:szCs w:val="20"/>
                    <w:lang w:eastAsia="ko-KR"/>
                    <w:rPrChange w:id="1736" w:author="thuyhuynh" w:date="2024-01-05T13:12:00Z">
                      <w:rPr>
                        <w:lang w:eastAsia="ko-KR"/>
                      </w:rPr>
                    </w:rPrChange>
                  </w:rPr>
                </w:pPr>
                <w:r w:rsidRPr="00F705A3">
                  <w:rPr>
                    <w:rFonts w:ascii="Poppins" w:hAnsi="Poppins"/>
                    <w:sz w:val="20"/>
                    <w:szCs w:val="20"/>
                    <w:lang w:eastAsia="ko-KR"/>
                    <w:rPrChange w:id="1737" w:author="thuyhuynh" w:date="2024-01-05T13:12:00Z">
                      <w:rPr>
                        <w:lang w:eastAsia="ko-KR"/>
                      </w:rPr>
                    </w:rPrChange>
                  </w:rPr>
                  <w:t xml:space="preserve">Max </w:t>
                </w:r>
                <w:ins w:id="1738" w:author="조준영" w:date="2021-05-11T10:19:00Z">
                  <w:r w:rsidR="008F64A0" w:rsidRPr="00F705A3">
                    <w:rPr>
                      <w:rFonts w:ascii="Poppins" w:hAnsi="Poppins"/>
                      <w:sz w:val="20"/>
                      <w:szCs w:val="20"/>
                      <w:lang w:eastAsia="ko-KR"/>
                      <w:rPrChange w:id="1739" w:author="thuyhuynh" w:date="2024-01-05T13:12:00Z">
                        <w:rPr>
                          <w:lang w:eastAsia="ko-KR"/>
                        </w:rPr>
                      </w:rPrChange>
                    </w:rPr>
                    <w:t>120</w:t>
                  </w:r>
                </w:ins>
                <w:del w:id="1740" w:author="조준영" w:date="2021-05-11T10:19:00Z">
                  <w:r w:rsidR="007B427D" w:rsidRPr="00F705A3" w:rsidDel="008F64A0">
                    <w:rPr>
                      <w:rFonts w:ascii="Poppins" w:hAnsi="Poppins"/>
                      <w:sz w:val="20"/>
                      <w:szCs w:val="20"/>
                      <w:lang w:eastAsia="ko-KR"/>
                      <w:rPrChange w:id="1741" w:author="thuyhuynh" w:date="2024-01-05T13:12:00Z">
                        <w:rPr>
                          <w:lang w:eastAsia="ko-KR"/>
                        </w:rPr>
                      </w:rPrChange>
                    </w:rPr>
                    <w:delText>80</w:delText>
                  </w:r>
                </w:del>
                <w:r w:rsidR="007B427D" w:rsidRPr="00F705A3">
                  <w:rPr>
                    <w:rFonts w:ascii="Poppins" w:hAnsi="Poppins"/>
                    <w:sz w:val="20"/>
                    <w:szCs w:val="20"/>
                    <w:lang w:eastAsia="ko-KR"/>
                    <w:rPrChange w:id="1742" w:author="thuyhuynh" w:date="2024-01-05T13:12:00Z">
                      <w:rPr>
                        <w:lang w:eastAsia="ko-KR"/>
                      </w:rPr>
                    </w:rPrChange>
                  </w:rPr>
                  <w:t>mA</w:t>
                </w:r>
              </w:p>
            </w:tc>
            <w:tc>
              <w:tcPr>
                <w:tcW w:w="3402" w:type="dxa"/>
                <w:vAlign w:val="center"/>
              </w:tcPr>
              <w:p w:rsidR="00C44E95" w:rsidRPr="00F705A3" w:rsidRDefault="00C44E95" w:rsidP="00EB0FB2">
                <w:pPr>
                  <w:jc w:val="center"/>
                  <w:cnfStyle w:val="000000000000" w:firstRow="0" w:lastRow="0" w:firstColumn="0" w:lastColumn="0" w:oddVBand="0" w:evenVBand="0" w:oddHBand="0" w:evenHBand="0" w:firstRowFirstColumn="0" w:firstRowLastColumn="0" w:lastRowFirstColumn="0" w:lastRowLastColumn="0"/>
                  <w:rPr>
                    <w:rFonts w:ascii="Poppins" w:hAnsi="Poppins"/>
                    <w:sz w:val="20"/>
                    <w:szCs w:val="20"/>
                    <w:lang w:eastAsia="ko-KR"/>
                    <w:rPrChange w:id="1743" w:author="thuyhuynh" w:date="2024-01-05T13:12:00Z">
                      <w:rPr>
                        <w:lang w:eastAsia="ko-KR"/>
                      </w:rPr>
                    </w:rPrChange>
                  </w:rPr>
                </w:pPr>
                <w:r w:rsidRPr="00F705A3">
                  <w:rPr>
                    <w:rFonts w:ascii="Poppins" w:hAnsi="Poppins"/>
                    <w:sz w:val="20"/>
                    <w:szCs w:val="20"/>
                    <w:lang w:eastAsia="ko-KR"/>
                    <w:rPrChange w:id="1744" w:author="thuyhuynh" w:date="2024-01-05T13:12:00Z">
                      <w:rPr>
                        <w:lang w:eastAsia="ko-KR"/>
                      </w:rPr>
                    </w:rPrChange>
                  </w:rPr>
                  <w:t>Standby Mode</w:t>
                </w:r>
              </w:p>
            </w:tc>
          </w:tr>
          <w:tr w:rsidR="00C44E95" w:rsidRPr="00F705A3" w:rsidTr="0002020F">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76" w:type="dxa"/>
                <w:vAlign w:val="center"/>
              </w:tcPr>
              <w:p w:rsidR="00C44E95" w:rsidRPr="00F705A3" w:rsidRDefault="00C44E95" w:rsidP="00BF6D69">
                <w:pPr>
                  <w:jc w:val="center"/>
                  <w:rPr>
                    <w:rFonts w:ascii="Poppins" w:hAnsi="Poppins"/>
                    <w:b w:val="0"/>
                    <w:color w:val="FFFFFF"/>
                    <w:sz w:val="20"/>
                    <w:szCs w:val="20"/>
                    <w:lang w:eastAsia="ko-KR"/>
                    <w:rPrChange w:id="1745" w:author="thuyhuynh" w:date="2024-01-05T13:12:00Z">
                      <w:rPr>
                        <w:b w:val="0"/>
                        <w:bCs w:val="0"/>
                        <w:color w:val="FFFFFF"/>
                        <w:lang w:eastAsia="ko-KR"/>
                      </w:rPr>
                    </w:rPrChange>
                  </w:rPr>
                </w:pPr>
                <w:r w:rsidRPr="00F705A3">
                  <w:rPr>
                    <w:rFonts w:ascii="Poppins" w:hAnsi="Poppins"/>
                    <w:color w:val="FFFFFF"/>
                    <w:sz w:val="20"/>
                    <w:szCs w:val="20"/>
                    <w:lang w:eastAsia="ko-KR"/>
                    <w:rPrChange w:id="1746" w:author="thuyhuynh" w:date="2024-01-05T13:12:00Z">
                      <w:rPr>
                        <w:color w:val="FFFFFF"/>
                        <w:lang w:eastAsia="ko-KR"/>
                      </w:rPr>
                    </w:rPrChange>
                  </w:rPr>
                  <w:t>SLEEP</w:t>
                </w:r>
              </w:p>
            </w:tc>
            <w:tc>
              <w:tcPr>
                <w:tcW w:w="1985" w:type="dxa"/>
                <w:vAlign w:val="center"/>
              </w:tcPr>
              <w:p w:rsidR="00C44E95" w:rsidRPr="00F705A3" w:rsidRDefault="008F64A0">
                <w:pPr>
                  <w:jc w:val="center"/>
                  <w:cnfStyle w:val="000000100000" w:firstRow="0" w:lastRow="0" w:firstColumn="0" w:lastColumn="0" w:oddVBand="0" w:evenVBand="0" w:oddHBand="1" w:evenHBand="0" w:firstRowFirstColumn="0" w:firstRowLastColumn="0" w:lastRowFirstColumn="0" w:lastRowLastColumn="0"/>
                  <w:rPr>
                    <w:rFonts w:ascii="Poppins" w:hAnsi="Poppins"/>
                    <w:sz w:val="20"/>
                    <w:szCs w:val="20"/>
                    <w:lang w:eastAsia="ko-KR"/>
                    <w:rPrChange w:id="1747" w:author="thuyhuynh" w:date="2024-01-05T13:12:00Z">
                      <w:rPr>
                        <w:lang w:eastAsia="ko-KR"/>
                      </w:rPr>
                    </w:rPrChange>
                  </w:rPr>
                </w:pPr>
                <w:ins w:id="1748" w:author="조준영" w:date="2021-05-11T10:19:00Z">
                  <w:r w:rsidRPr="00F705A3">
                    <w:rPr>
                      <w:rFonts w:ascii="Poppins" w:hAnsi="Poppins"/>
                      <w:sz w:val="20"/>
                      <w:szCs w:val="20"/>
                      <w:lang w:eastAsia="ko-KR"/>
                      <w:rPrChange w:id="1749" w:author="thuyhuynh" w:date="2024-01-05T13:12:00Z">
                        <w:rPr>
                          <w:lang w:eastAsia="ko-KR"/>
                        </w:rPr>
                      </w:rPrChange>
                    </w:rPr>
                    <w:t>TBD</w:t>
                  </w:r>
                </w:ins>
                <w:del w:id="1750" w:author="조준영" w:date="2021-05-11T10:19:00Z">
                  <w:r w:rsidR="001119C8" w:rsidRPr="00F705A3" w:rsidDel="008F64A0">
                    <w:rPr>
                      <w:rFonts w:ascii="Poppins" w:hAnsi="Poppins"/>
                      <w:sz w:val="20"/>
                      <w:szCs w:val="20"/>
                      <w:lang w:eastAsia="ko-KR"/>
                      <w:rPrChange w:id="1751" w:author="thuyhuynh" w:date="2024-01-05T13:12:00Z">
                        <w:rPr>
                          <w:lang w:eastAsia="ko-KR"/>
                        </w:rPr>
                      </w:rPrChange>
                    </w:rPr>
                    <w:delText>Max 60mA</w:delText>
                  </w:r>
                </w:del>
              </w:p>
            </w:tc>
            <w:tc>
              <w:tcPr>
                <w:tcW w:w="3402" w:type="dxa"/>
                <w:vAlign w:val="center"/>
              </w:tcPr>
              <w:p w:rsidR="00C44E95" w:rsidRPr="00F705A3" w:rsidRDefault="00C44E95" w:rsidP="00EB0FB2">
                <w:pPr>
                  <w:spacing w:line="18" w:lineRule="atLeast"/>
                  <w:jc w:val="center"/>
                  <w:cnfStyle w:val="000000100000" w:firstRow="0" w:lastRow="0" w:firstColumn="0" w:lastColumn="0" w:oddVBand="0" w:evenVBand="0" w:oddHBand="1" w:evenHBand="0" w:firstRowFirstColumn="0" w:firstRowLastColumn="0" w:lastRowFirstColumn="0" w:lastRowLastColumn="0"/>
                  <w:rPr>
                    <w:rFonts w:ascii="Poppins" w:hAnsi="Poppins"/>
                    <w:sz w:val="20"/>
                    <w:szCs w:val="20"/>
                    <w:rPrChange w:id="1752" w:author="thuyhuynh" w:date="2024-01-05T13:12:00Z">
                      <w:rPr/>
                    </w:rPrChange>
                  </w:rPr>
                </w:pPr>
                <w:r w:rsidRPr="00F705A3">
                  <w:rPr>
                    <w:rFonts w:ascii="Poppins" w:hAnsi="Poppins"/>
                    <w:sz w:val="20"/>
                    <w:szCs w:val="20"/>
                    <w:lang w:eastAsia="ko-KR"/>
                    <w:rPrChange w:id="1753" w:author="thuyhuynh" w:date="2024-01-05T13:12:00Z">
                      <w:rPr>
                        <w:lang w:eastAsia="ko-KR"/>
                      </w:rPr>
                    </w:rPrChange>
                  </w:rPr>
                  <w:t>Sleep Mode</w:t>
                </w:r>
              </w:p>
            </w:tc>
          </w:tr>
          <w:tr w:rsidR="00C44E95" w:rsidRPr="00F705A3" w:rsidDel="00501618" w:rsidTr="0002020F">
            <w:trPr>
              <w:trHeight w:val="340"/>
              <w:del w:id="1754" w:author="TANBAO" w:date="2014-01-03T12:14:00Z"/>
            </w:trPr>
            <w:tc>
              <w:tcPr>
                <w:cnfStyle w:val="001000000000" w:firstRow="0" w:lastRow="0" w:firstColumn="1" w:lastColumn="0" w:oddVBand="0" w:evenVBand="0" w:oddHBand="0" w:evenHBand="0" w:firstRowFirstColumn="0" w:firstRowLastColumn="0" w:lastRowFirstColumn="0" w:lastRowLastColumn="0"/>
                <w:tcW w:w="1276" w:type="dxa"/>
                <w:vAlign w:val="center"/>
              </w:tcPr>
              <w:p w:rsidR="00C44E95" w:rsidRPr="00F705A3" w:rsidDel="00501618" w:rsidRDefault="00C44E95" w:rsidP="00BF6D69">
                <w:pPr>
                  <w:jc w:val="center"/>
                  <w:rPr>
                    <w:del w:id="1755" w:author="TANBAO" w:date="2014-01-03T12:14:00Z"/>
                    <w:rFonts w:ascii="Poppins" w:hAnsi="Poppins"/>
                    <w:b w:val="0"/>
                    <w:color w:val="FFFFFF"/>
                    <w:sz w:val="20"/>
                    <w:szCs w:val="20"/>
                    <w:lang w:eastAsia="ko-KR"/>
                    <w:rPrChange w:id="1756" w:author="thuyhuynh" w:date="2024-01-05T13:12:00Z">
                      <w:rPr>
                        <w:del w:id="1757" w:author="TANBAO" w:date="2014-01-03T12:14:00Z"/>
                        <w:b w:val="0"/>
                        <w:bCs w:val="0"/>
                        <w:color w:val="FFFFFF"/>
                        <w:sz w:val="20"/>
                        <w:szCs w:val="20"/>
                        <w:lang w:eastAsia="ko-KR"/>
                      </w:rPr>
                    </w:rPrChange>
                  </w:rPr>
                </w:pPr>
                <w:moveFromRangeStart w:id="1758" w:author="TANBAO" w:date="2014-01-02T15:19:00Z" w:name="move376439303"/>
                <w:moveFrom w:id="1759" w:author="TANBAO" w:date="2014-01-02T15:19:00Z">
                  <w:del w:id="1760" w:author="TANBAO" w:date="2014-01-03T12:14:00Z">
                    <w:r w:rsidRPr="00F705A3" w:rsidDel="00501618">
                      <w:rPr>
                        <w:rFonts w:ascii="Poppins" w:hAnsi="Poppins"/>
                        <w:color w:val="FFFFFF"/>
                        <w:sz w:val="20"/>
                        <w:szCs w:val="20"/>
                        <w:lang w:eastAsia="ko-KR"/>
                        <w:rPrChange w:id="1761" w:author="thuyhuynh" w:date="2024-01-05T13:12:00Z">
                          <w:rPr>
                            <w:color w:val="FFFFFF"/>
                            <w:sz w:val="20"/>
                            <w:szCs w:val="20"/>
                            <w:lang w:eastAsia="ko-KR"/>
                          </w:rPr>
                        </w:rPrChange>
                      </w:rPr>
                      <w:delText>ACTIVE</w:delText>
                    </w:r>
                  </w:del>
                </w:moveFrom>
              </w:p>
            </w:tc>
            <w:tc>
              <w:tcPr>
                <w:tcW w:w="1985" w:type="dxa"/>
                <w:vAlign w:val="center"/>
              </w:tcPr>
              <w:p w:rsidR="00C44E95" w:rsidRPr="00F705A3" w:rsidDel="00501618" w:rsidRDefault="001119C8" w:rsidP="00A558DD">
                <w:pPr>
                  <w:jc w:val="center"/>
                  <w:cnfStyle w:val="000000000000" w:firstRow="0" w:lastRow="0" w:firstColumn="0" w:lastColumn="0" w:oddVBand="0" w:evenVBand="0" w:oddHBand="0" w:evenHBand="0" w:firstRowFirstColumn="0" w:firstRowLastColumn="0" w:lastRowFirstColumn="0" w:lastRowLastColumn="0"/>
                  <w:rPr>
                    <w:del w:id="1762" w:author="TANBAO" w:date="2014-01-03T12:14:00Z"/>
                    <w:rFonts w:ascii="Poppins" w:hAnsi="Poppins"/>
                    <w:sz w:val="20"/>
                    <w:szCs w:val="20"/>
                    <w:lang w:eastAsia="ko-KR"/>
                    <w:rPrChange w:id="1763" w:author="thuyhuynh" w:date="2024-01-05T13:12:00Z">
                      <w:rPr>
                        <w:del w:id="1764" w:author="TANBAO" w:date="2014-01-03T12:14:00Z"/>
                        <w:lang w:eastAsia="ko-KR"/>
                      </w:rPr>
                    </w:rPrChange>
                  </w:rPr>
                </w:pPr>
                <w:moveFrom w:id="1765" w:author="TANBAO" w:date="2014-01-02T15:19:00Z">
                  <w:del w:id="1766" w:author="TANBAO" w:date="2014-01-03T12:14:00Z">
                    <w:r w:rsidRPr="00F705A3" w:rsidDel="00501618">
                      <w:rPr>
                        <w:rFonts w:ascii="Poppins" w:hAnsi="Poppins"/>
                        <w:sz w:val="20"/>
                        <w:szCs w:val="20"/>
                        <w:lang w:eastAsia="ko-KR"/>
                        <w:rPrChange w:id="1767" w:author="thuyhuynh" w:date="2024-01-05T13:12:00Z">
                          <w:rPr>
                            <w:lang w:eastAsia="ko-KR"/>
                          </w:rPr>
                        </w:rPrChange>
                      </w:rPr>
                      <w:delText xml:space="preserve">Max </w:delText>
                    </w:r>
                    <w:r w:rsidR="00C44E95" w:rsidRPr="00F705A3" w:rsidDel="00501618">
                      <w:rPr>
                        <w:rFonts w:ascii="Poppins" w:hAnsi="Poppins"/>
                        <w:sz w:val="20"/>
                        <w:szCs w:val="20"/>
                        <w:lang w:eastAsia="ko-KR"/>
                        <w:rPrChange w:id="1768" w:author="thuyhuynh" w:date="2024-01-05T13:12:00Z">
                          <w:rPr>
                            <w:lang w:eastAsia="ko-KR"/>
                          </w:rPr>
                        </w:rPrChange>
                      </w:rPr>
                      <w:delText>250mA</w:delText>
                    </w:r>
                  </w:del>
                </w:moveFrom>
              </w:p>
            </w:tc>
            <w:tc>
              <w:tcPr>
                <w:tcW w:w="3402" w:type="dxa"/>
                <w:vAlign w:val="center"/>
              </w:tcPr>
              <w:p w:rsidR="00C44E95" w:rsidRPr="00F705A3" w:rsidDel="00501618" w:rsidRDefault="00C44E95" w:rsidP="00EB0FB2">
                <w:pPr>
                  <w:jc w:val="center"/>
                  <w:cnfStyle w:val="000000000000" w:firstRow="0" w:lastRow="0" w:firstColumn="0" w:lastColumn="0" w:oddVBand="0" w:evenVBand="0" w:oddHBand="0" w:evenHBand="0" w:firstRowFirstColumn="0" w:firstRowLastColumn="0" w:lastRowFirstColumn="0" w:lastRowLastColumn="0"/>
                  <w:rPr>
                    <w:del w:id="1769" w:author="TANBAO" w:date="2014-01-03T12:14:00Z"/>
                    <w:rFonts w:ascii="Poppins" w:hAnsi="Poppins"/>
                    <w:sz w:val="20"/>
                    <w:szCs w:val="20"/>
                    <w:rPrChange w:id="1770" w:author="thuyhuynh" w:date="2024-01-05T13:12:00Z">
                      <w:rPr>
                        <w:del w:id="1771" w:author="TANBAO" w:date="2014-01-03T12:14:00Z"/>
                      </w:rPr>
                    </w:rPrChange>
                  </w:rPr>
                </w:pPr>
                <w:moveFrom w:id="1772" w:author="TANBAO" w:date="2014-01-02T15:19:00Z">
                  <w:del w:id="1773" w:author="TANBAO" w:date="2014-01-03T12:14:00Z">
                    <w:r w:rsidRPr="00F705A3" w:rsidDel="00501618">
                      <w:rPr>
                        <w:rFonts w:ascii="Poppins" w:hAnsi="Poppins"/>
                        <w:sz w:val="20"/>
                        <w:szCs w:val="20"/>
                        <w:lang w:eastAsia="ko-KR"/>
                        <w:rPrChange w:id="1774" w:author="thuyhuynh" w:date="2024-01-05T13:12:00Z">
                          <w:rPr>
                            <w:lang w:eastAsia="ko-KR"/>
                          </w:rPr>
                        </w:rPrChange>
                      </w:rPr>
                      <w:delText>F</w:delText>
                    </w:r>
                    <w:r w:rsidRPr="00F705A3" w:rsidDel="00501618">
                      <w:rPr>
                        <w:rFonts w:ascii="Poppins" w:hAnsi="Poppins"/>
                        <w:sz w:val="20"/>
                        <w:szCs w:val="20"/>
                        <w:rPrChange w:id="1775" w:author="thuyhuynh" w:date="2024-01-05T13:12:00Z">
                          <w:rPr/>
                        </w:rPrChange>
                      </w:rPr>
                      <w:delText>ully operating</w:delText>
                    </w:r>
                  </w:del>
                </w:moveFrom>
              </w:p>
            </w:tc>
          </w:tr>
          <w:moveFromRangeEnd w:id="1758"/>
        </w:tbl>
        <w:p w:rsidR="00A446B4" w:rsidRPr="00F705A3" w:rsidRDefault="00A446B4" w:rsidP="00A446B4">
          <w:pPr>
            <w:ind w:left="980"/>
            <w:rPr>
              <w:rFonts w:ascii="Poppins" w:hAnsi="Poppins"/>
              <w:b/>
              <w:bCs/>
              <w:sz w:val="20"/>
              <w:szCs w:val="20"/>
              <w:rPrChange w:id="1776" w:author="thuyhuynh" w:date="2024-01-05T13:12:00Z">
                <w:rPr>
                  <w:b/>
                  <w:bCs/>
                  <w:sz w:val="16"/>
                  <w:szCs w:val="16"/>
                </w:rPr>
              </w:rPrChange>
            </w:rPr>
          </w:pPr>
        </w:p>
        <w:p w:rsidR="00A446B4" w:rsidRPr="00F705A3" w:rsidRDefault="00A446B4" w:rsidP="00A446B4">
          <w:pPr>
            <w:widowControl w:val="0"/>
            <w:numPr>
              <w:ilvl w:val="1"/>
              <w:numId w:val="1"/>
            </w:numPr>
            <w:autoSpaceDE w:val="0"/>
            <w:autoSpaceDN w:val="0"/>
            <w:rPr>
              <w:rFonts w:ascii="Poppins" w:hAnsi="Poppins"/>
              <w:b/>
              <w:bCs/>
              <w:sz w:val="20"/>
              <w:szCs w:val="20"/>
              <w:rPrChange w:id="1777" w:author="thuyhuynh" w:date="2024-01-05T13:12:00Z">
                <w:rPr>
                  <w:b/>
                  <w:bCs/>
                </w:rPr>
              </w:rPrChange>
            </w:rPr>
          </w:pPr>
          <w:r w:rsidRPr="00F705A3">
            <w:rPr>
              <w:rFonts w:ascii="Poppins" w:hAnsi="Poppins"/>
              <w:b/>
              <w:bCs/>
              <w:sz w:val="20"/>
              <w:szCs w:val="20"/>
              <w:rPrChange w:id="1778" w:author="thuyhuynh" w:date="2024-01-05T13:12:00Z">
                <w:rPr>
                  <w:b/>
                  <w:bCs/>
                </w:rPr>
              </w:rPrChange>
            </w:rPr>
            <w:t>Environmental</w:t>
          </w:r>
        </w:p>
        <w:p w:rsidR="00A446B4" w:rsidRPr="00F705A3" w:rsidRDefault="0062796B" w:rsidP="00A446B4">
          <w:pPr>
            <w:ind w:left="180" w:firstLine="800"/>
            <w:rPr>
              <w:rFonts w:ascii="Poppins" w:hAnsi="Poppins"/>
              <w:sz w:val="20"/>
              <w:szCs w:val="20"/>
              <w:lang w:eastAsia="ko-KR"/>
              <w:rPrChange w:id="1779" w:author="thuyhuynh" w:date="2024-01-05T13:12:00Z">
                <w:rPr>
                  <w:lang w:eastAsia="ko-KR"/>
                </w:rPr>
              </w:rPrChange>
            </w:rPr>
          </w:pPr>
          <w:r w:rsidRPr="00F705A3">
            <w:rPr>
              <w:rFonts w:ascii="Poppins" w:hAnsi="Poppins"/>
              <w:sz w:val="20"/>
              <w:szCs w:val="20"/>
              <w:rPrChange w:id="1780" w:author="thuyhuynh" w:date="2024-01-05T13:12:00Z">
                <w:rPr/>
              </w:rPrChange>
            </w:rPr>
            <w:t>-</w:t>
          </w:r>
          <w:r w:rsidRPr="00F705A3">
            <w:rPr>
              <w:rFonts w:ascii="Poppins" w:hAnsi="Poppins"/>
              <w:sz w:val="20"/>
              <w:szCs w:val="20"/>
              <w:lang w:eastAsia="ko-KR"/>
              <w:rPrChange w:id="1781" w:author="thuyhuynh" w:date="2024-01-05T13:12:00Z">
                <w:rPr>
                  <w:lang w:eastAsia="ko-KR"/>
                </w:rPr>
              </w:rPrChange>
            </w:rPr>
            <w:t>20</w:t>
          </w:r>
          <w:r w:rsidRPr="00F705A3">
            <w:rPr>
              <w:rFonts w:ascii="Poppins" w:hAnsi="Poppins"/>
              <w:sz w:val="20"/>
              <w:szCs w:val="20"/>
              <w:rPrChange w:id="1782" w:author="thuyhuynh" w:date="2024-01-05T13:12:00Z">
                <w:rPr/>
              </w:rPrChange>
            </w:rPr>
            <w:t>°C to +</w:t>
          </w:r>
          <w:r w:rsidR="00DE37D0" w:rsidRPr="00F705A3">
            <w:rPr>
              <w:rFonts w:ascii="Poppins" w:hAnsi="Poppins"/>
              <w:sz w:val="20"/>
              <w:szCs w:val="20"/>
              <w:lang w:eastAsia="ko-KR"/>
              <w:rPrChange w:id="1783" w:author="thuyhuynh" w:date="2024-01-05T13:12:00Z">
                <w:rPr>
                  <w:lang w:eastAsia="ko-KR"/>
                </w:rPr>
              </w:rPrChange>
            </w:rPr>
            <w:t>6</w:t>
          </w:r>
          <w:r w:rsidRPr="00F705A3">
            <w:rPr>
              <w:rFonts w:ascii="Poppins" w:hAnsi="Poppins"/>
              <w:sz w:val="20"/>
              <w:szCs w:val="20"/>
              <w:lang w:eastAsia="ko-KR"/>
              <w:rPrChange w:id="1784" w:author="thuyhuynh" w:date="2024-01-05T13:12:00Z">
                <w:rPr>
                  <w:lang w:eastAsia="ko-KR"/>
                </w:rPr>
              </w:rPrChange>
            </w:rPr>
            <w:t>0</w:t>
          </w:r>
          <w:r w:rsidR="00A446B4" w:rsidRPr="00F705A3">
            <w:rPr>
              <w:rFonts w:ascii="Poppins" w:hAnsi="Poppins"/>
              <w:sz w:val="20"/>
              <w:szCs w:val="20"/>
              <w:rPrChange w:id="1785" w:author="thuyhuynh" w:date="2024-01-05T13:12:00Z">
                <w:rPr/>
              </w:rPrChange>
            </w:rPr>
            <w:t>°C Storage</w:t>
          </w:r>
        </w:p>
        <w:p w:rsidR="00DE37D0" w:rsidRPr="00F705A3" w:rsidRDefault="00DE37D0" w:rsidP="00DE37D0">
          <w:pPr>
            <w:ind w:left="180" w:firstLine="800"/>
            <w:rPr>
              <w:rFonts w:ascii="Poppins" w:hAnsi="Poppins"/>
              <w:sz w:val="20"/>
              <w:szCs w:val="20"/>
              <w:lang w:eastAsia="ko-KR"/>
              <w:rPrChange w:id="1786" w:author="thuyhuynh" w:date="2024-01-05T13:12:00Z">
                <w:rPr>
                  <w:lang w:eastAsia="ko-KR"/>
                </w:rPr>
              </w:rPrChange>
            </w:rPr>
          </w:pPr>
          <w:r w:rsidRPr="00F705A3">
            <w:rPr>
              <w:rFonts w:ascii="Poppins" w:hAnsi="Poppins"/>
              <w:sz w:val="20"/>
              <w:szCs w:val="20"/>
              <w:rPrChange w:id="1787" w:author="thuyhuynh" w:date="2024-01-05T13:12:00Z">
                <w:rPr/>
              </w:rPrChange>
            </w:rPr>
            <w:t>0% to 9</w:t>
          </w:r>
          <w:r w:rsidRPr="00F705A3">
            <w:rPr>
              <w:rFonts w:ascii="Poppins" w:hAnsi="Poppins"/>
              <w:sz w:val="20"/>
              <w:szCs w:val="20"/>
              <w:lang w:eastAsia="ko-KR"/>
              <w:rPrChange w:id="1788" w:author="thuyhuynh" w:date="2024-01-05T13:12:00Z">
                <w:rPr>
                  <w:lang w:eastAsia="ko-KR"/>
                </w:rPr>
              </w:rPrChange>
            </w:rPr>
            <w:t>0</w:t>
          </w:r>
          <w:r w:rsidRPr="00F705A3">
            <w:rPr>
              <w:rFonts w:ascii="Poppins" w:hAnsi="Poppins"/>
              <w:sz w:val="20"/>
              <w:szCs w:val="20"/>
              <w:rPrChange w:id="1789" w:author="thuyhuynh" w:date="2024-01-05T13:12:00Z">
                <w:rPr/>
              </w:rPrChange>
            </w:rPr>
            <w:t>% humidity, non-condensing</w:t>
          </w:r>
        </w:p>
        <w:p w:rsidR="00A446B4" w:rsidRPr="00F705A3" w:rsidRDefault="00A446B4" w:rsidP="00A446B4">
          <w:pPr>
            <w:ind w:left="180" w:firstLine="800"/>
            <w:rPr>
              <w:rFonts w:ascii="Poppins" w:hAnsi="Poppins"/>
              <w:sz w:val="20"/>
              <w:szCs w:val="20"/>
              <w:lang w:eastAsia="ko-KR"/>
              <w:rPrChange w:id="1790" w:author="thuyhuynh" w:date="2024-01-05T13:12:00Z">
                <w:rPr>
                  <w:lang w:eastAsia="ko-KR"/>
                </w:rPr>
              </w:rPrChange>
            </w:rPr>
          </w:pPr>
          <w:r w:rsidRPr="00F705A3">
            <w:rPr>
              <w:rFonts w:ascii="Poppins" w:hAnsi="Poppins"/>
              <w:sz w:val="20"/>
              <w:szCs w:val="20"/>
              <w:lang w:eastAsia="ko-KR"/>
              <w:rPrChange w:id="1791" w:author="thuyhuynh" w:date="2024-01-05T13:12:00Z">
                <w:rPr>
                  <w:lang w:eastAsia="ko-KR"/>
                </w:rPr>
              </w:rPrChange>
            </w:rPr>
            <w:t>0</w:t>
          </w:r>
          <w:r w:rsidRPr="00F705A3">
            <w:rPr>
              <w:rFonts w:ascii="Poppins" w:hAnsi="Poppins"/>
              <w:sz w:val="20"/>
              <w:szCs w:val="20"/>
              <w:rPrChange w:id="1792" w:author="thuyhuynh" w:date="2024-01-05T13:12:00Z">
                <w:rPr/>
              </w:rPrChange>
            </w:rPr>
            <w:t>°C to +</w:t>
          </w:r>
          <w:r w:rsidR="000735FD" w:rsidRPr="00F705A3">
            <w:rPr>
              <w:rFonts w:ascii="Poppins" w:hAnsi="Poppins"/>
              <w:sz w:val="20"/>
              <w:szCs w:val="20"/>
              <w:lang w:eastAsia="ko-KR"/>
              <w:rPrChange w:id="1793" w:author="thuyhuynh" w:date="2024-01-05T13:12:00Z">
                <w:rPr>
                  <w:lang w:eastAsia="ko-KR"/>
                </w:rPr>
              </w:rPrChange>
            </w:rPr>
            <w:t>50</w:t>
          </w:r>
          <w:r w:rsidRPr="00F705A3">
            <w:rPr>
              <w:rFonts w:ascii="Poppins" w:hAnsi="Poppins"/>
              <w:sz w:val="20"/>
              <w:szCs w:val="20"/>
              <w:rPrChange w:id="1794" w:author="thuyhuynh" w:date="2024-01-05T13:12:00Z">
                <w:rPr/>
              </w:rPrChange>
            </w:rPr>
            <w:t>°C Operating</w:t>
          </w:r>
        </w:p>
        <w:p w:rsidR="00205BCE" w:rsidRPr="00F705A3" w:rsidRDefault="00205BCE" w:rsidP="00A446B4">
          <w:pPr>
            <w:ind w:left="180" w:firstLine="800"/>
            <w:rPr>
              <w:rFonts w:ascii="Poppins" w:hAnsi="Poppins"/>
              <w:sz w:val="20"/>
              <w:szCs w:val="20"/>
              <w:lang w:eastAsia="ko-KR"/>
              <w:rPrChange w:id="1795" w:author="thuyhuynh" w:date="2024-01-05T13:12:00Z">
                <w:rPr>
                  <w:lang w:eastAsia="ko-KR"/>
                </w:rPr>
              </w:rPrChange>
            </w:rPr>
          </w:pPr>
        </w:p>
        <w:p w:rsidR="00A446B4" w:rsidRPr="00F705A3" w:rsidRDefault="00A446B4" w:rsidP="00A446B4">
          <w:pPr>
            <w:widowControl w:val="0"/>
            <w:numPr>
              <w:ilvl w:val="1"/>
              <w:numId w:val="1"/>
            </w:numPr>
            <w:autoSpaceDE w:val="0"/>
            <w:autoSpaceDN w:val="0"/>
            <w:rPr>
              <w:rFonts w:ascii="Poppins" w:hAnsi="Poppins"/>
              <w:b/>
              <w:bCs/>
              <w:sz w:val="20"/>
              <w:szCs w:val="20"/>
              <w:rPrChange w:id="1796" w:author="thuyhuynh" w:date="2024-01-05T13:12:00Z">
                <w:rPr>
                  <w:b/>
                  <w:bCs/>
                </w:rPr>
              </w:rPrChange>
            </w:rPr>
          </w:pPr>
          <w:r w:rsidRPr="00F705A3">
            <w:rPr>
              <w:rFonts w:ascii="Poppins" w:hAnsi="Poppins"/>
              <w:b/>
              <w:bCs/>
              <w:sz w:val="20"/>
              <w:szCs w:val="20"/>
              <w:rPrChange w:id="1797" w:author="thuyhuynh" w:date="2024-01-05T13:12:00Z">
                <w:rPr>
                  <w:b/>
                  <w:bCs/>
                </w:rPr>
              </w:rPrChange>
            </w:rPr>
            <w:t>Camera Description</w:t>
          </w:r>
        </w:p>
        <w:p w:rsidR="00A446B4" w:rsidRPr="00F705A3" w:rsidRDefault="00A446B4" w:rsidP="00A446B4">
          <w:pPr>
            <w:ind w:left="180" w:firstLine="800"/>
            <w:rPr>
              <w:rFonts w:ascii="Poppins" w:hAnsi="Poppins"/>
              <w:sz w:val="20"/>
              <w:szCs w:val="20"/>
              <w:lang w:eastAsia="ko-KR"/>
              <w:rPrChange w:id="1798" w:author="thuyhuynh" w:date="2024-01-05T13:12:00Z">
                <w:rPr>
                  <w:lang w:eastAsia="ko-KR"/>
                </w:rPr>
              </w:rPrChange>
            </w:rPr>
          </w:pPr>
          <w:r w:rsidRPr="00F705A3">
            <w:rPr>
              <w:rFonts w:ascii="Poppins" w:hAnsi="Poppins"/>
              <w:sz w:val="20"/>
              <w:szCs w:val="20"/>
              <w:rPrChange w:id="1799" w:author="thuyhuynh" w:date="2024-01-05T13:12:00Z">
                <w:rPr/>
              </w:rPrChange>
            </w:rPr>
            <w:t>Image Resolution:</w:t>
          </w:r>
          <w:r w:rsidRPr="00F705A3">
            <w:rPr>
              <w:rFonts w:ascii="Poppins" w:hAnsi="Poppins"/>
              <w:sz w:val="20"/>
              <w:szCs w:val="20"/>
              <w:rPrChange w:id="1800" w:author="thuyhuynh" w:date="2024-01-05T13:12:00Z">
                <w:rPr/>
              </w:rPrChange>
            </w:rPr>
            <w:tab/>
            <w:t xml:space="preserve">Output is ISO Standard </w:t>
          </w:r>
          <w:r w:rsidR="009B6181" w:rsidRPr="00F705A3">
            <w:rPr>
              <w:rFonts w:ascii="Poppins" w:hAnsi="Poppins"/>
              <w:sz w:val="20"/>
              <w:szCs w:val="20"/>
              <w:lang w:eastAsia="ko-KR"/>
              <w:rPrChange w:id="1801" w:author="thuyhuynh" w:date="2024-01-05T13:12:00Z">
                <w:rPr>
                  <w:lang w:eastAsia="ko-KR"/>
                </w:rPr>
              </w:rPrChange>
            </w:rPr>
            <w:t xml:space="preserve">of </w:t>
          </w:r>
          <w:r w:rsidRPr="00F705A3">
            <w:rPr>
              <w:rFonts w:ascii="Poppins" w:hAnsi="Poppins"/>
              <w:sz w:val="20"/>
              <w:szCs w:val="20"/>
              <w:rPrChange w:id="1802" w:author="thuyhuynh" w:date="2024-01-05T13:12:00Z">
                <w:rPr/>
              </w:rPrChange>
            </w:rPr>
            <w:t>640 x 480 pixels</w:t>
          </w:r>
        </w:p>
        <w:p w:rsidR="00A446B4" w:rsidRPr="00F705A3" w:rsidRDefault="00A446B4" w:rsidP="00A446B4">
          <w:pPr>
            <w:spacing w:line="18" w:lineRule="atLeast"/>
            <w:ind w:left="2080" w:firstLine="800"/>
            <w:rPr>
              <w:rFonts w:ascii="Poppins" w:hAnsi="Poppins"/>
              <w:sz w:val="20"/>
              <w:szCs w:val="20"/>
              <w:lang w:eastAsia="ko-KR"/>
              <w:rPrChange w:id="1803" w:author="thuyhuynh" w:date="2024-01-05T13:12:00Z">
                <w:rPr>
                  <w:lang w:eastAsia="ko-KR"/>
                </w:rPr>
              </w:rPrChange>
            </w:rPr>
          </w:pPr>
          <w:r w:rsidRPr="00F705A3">
            <w:rPr>
              <w:rFonts w:ascii="Poppins" w:hAnsi="Poppins"/>
              <w:sz w:val="20"/>
              <w:szCs w:val="20"/>
              <w:lang w:eastAsia="ko-KR"/>
              <w:rPrChange w:id="1804" w:author="thuyhuynh" w:date="2024-01-05T13:12:00Z">
                <w:rPr>
                  <w:lang w:eastAsia="ko-KR"/>
                </w:rPr>
              </w:rPrChange>
            </w:rPr>
            <w:t>(Optional: Higher Resolution output is available.)</w:t>
          </w:r>
        </w:p>
        <w:p w:rsidR="00A446B4" w:rsidRPr="00F705A3" w:rsidRDefault="00A446B4" w:rsidP="00A446B4">
          <w:pPr>
            <w:spacing w:line="18" w:lineRule="atLeast"/>
            <w:ind w:left="180" w:firstLine="800"/>
            <w:rPr>
              <w:rFonts w:ascii="Poppins" w:hAnsi="Poppins"/>
              <w:sz w:val="20"/>
              <w:szCs w:val="20"/>
              <w:lang w:eastAsia="ko-KR"/>
              <w:rPrChange w:id="1805" w:author="thuyhuynh" w:date="2024-01-05T13:12:00Z">
                <w:rPr>
                  <w:lang w:eastAsia="ko-KR"/>
                </w:rPr>
              </w:rPrChange>
            </w:rPr>
          </w:pPr>
          <w:r w:rsidRPr="00F705A3">
            <w:rPr>
              <w:rFonts w:ascii="Poppins" w:hAnsi="Poppins"/>
              <w:sz w:val="20"/>
              <w:szCs w:val="20"/>
              <w:lang w:eastAsia="ko-KR"/>
              <w:rPrChange w:id="1806" w:author="thuyhuynh" w:date="2024-01-05T13:12:00Z">
                <w:rPr>
                  <w:lang w:eastAsia="ko-KR"/>
                </w:rPr>
              </w:rPrChange>
            </w:rPr>
            <w:t>Sensor Resolution:</w:t>
          </w:r>
          <w:r w:rsidRPr="00F705A3">
            <w:rPr>
              <w:rFonts w:ascii="Poppins" w:hAnsi="Poppins"/>
              <w:sz w:val="20"/>
              <w:szCs w:val="20"/>
              <w:lang w:eastAsia="ko-KR"/>
              <w:rPrChange w:id="1807" w:author="thuyhuynh" w:date="2024-01-05T13:12:00Z">
                <w:rPr>
                  <w:lang w:eastAsia="ko-KR"/>
                </w:rPr>
              </w:rPrChange>
            </w:rPr>
            <w:tab/>
            <w:t>VGA</w:t>
          </w:r>
        </w:p>
        <w:p w:rsidR="00A446B4" w:rsidRPr="00F705A3" w:rsidRDefault="00A446B4" w:rsidP="00A446B4">
          <w:pPr>
            <w:ind w:left="180" w:firstLine="800"/>
            <w:rPr>
              <w:rFonts w:ascii="Poppins" w:hAnsi="Poppins"/>
              <w:sz w:val="20"/>
              <w:szCs w:val="20"/>
              <w:rPrChange w:id="1808" w:author="thuyhuynh" w:date="2024-01-05T13:12:00Z">
                <w:rPr/>
              </w:rPrChange>
            </w:rPr>
          </w:pPr>
          <w:r w:rsidRPr="00F705A3">
            <w:rPr>
              <w:rFonts w:ascii="Poppins" w:hAnsi="Poppins"/>
              <w:sz w:val="20"/>
              <w:szCs w:val="20"/>
              <w:rPrChange w:id="1809" w:author="thuyhuynh" w:date="2024-01-05T13:12:00Z">
                <w:rPr/>
              </w:rPrChange>
            </w:rPr>
            <w:t>Pixel Density:</w:t>
          </w:r>
          <w:r w:rsidRPr="00F705A3">
            <w:rPr>
              <w:rFonts w:ascii="Poppins" w:hAnsi="Poppins"/>
              <w:sz w:val="20"/>
              <w:szCs w:val="20"/>
              <w:rPrChange w:id="1810" w:author="thuyhuynh" w:date="2024-01-05T13:12:00Z">
                <w:rPr/>
              </w:rPrChange>
            </w:rPr>
            <w:tab/>
            <w:t>Normally greater than 2</w:t>
          </w:r>
          <w:r w:rsidRPr="00F705A3">
            <w:rPr>
              <w:rFonts w:ascii="Poppins" w:hAnsi="Poppins"/>
              <w:sz w:val="20"/>
              <w:szCs w:val="20"/>
              <w:lang w:eastAsia="ko-KR"/>
              <w:rPrChange w:id="1811" w:author="thuyhuynh" w:date="2024-01-05T13:12:00Z">
                <w:rPr>
                  <w:lang w:eastAsia="ko-KR"/>
                </w:rPr>
              </w:rPrChange>
            </w:rPr>
            <w:t>1</w:t>
          </w:r>
          <w:r w:rsidRPr="00F705A3">
            <w:rPr>
              <w:rFonts w:ascii="Poppins" w:hAnsi="Poppins"/>
              <w:sz w:val="20"/>
              <w:szCs w:val="20"/>
              <w:rPrChange w:id="1812" w:author="thuyhuynh" w:date="2024-01-05T13:12:00Z">
                <w:rPr/>
              </w:rPrChange>
            </w:rPr>
            <w:t>0 pixels across iris diameter</w:t>
          </w:r>
        </w:p>
        <w:p w:rsidR="00D93FC5" w:rsidRPr="00F705A3" w:rsidRDefault="00A446B4" w:rsidP="00D93FC5">
          <w:pPr>
            <w:ind w:left="180" w:firstLine="800"/>
            <w:rPr>
              <w:rFonts w:ascii="Poppins" w:hAnsi="Poppins"/>
              <w:sz w:val="20"/>
              <w:szCs w:val="20"/>
              <w:lang w:eastAsia="ko-KR"/>
              <w:rPrChange w:id="1813" w:author="thuyhuynh" w:date="2024-01-05T13:12:00Z">
                <w:rPr>
                  <w:lang w:eastAsia="ko-KR"/>
                </w:rPr>
              </w:rPrChange>
            </w:rPr>
          </w:pPr>
          <w:r w:rsidRPr="00F705A3">
            <w:rPr>
              <w:rFonts w:ascii="Poppins" w:hAnsi="Poppins"/>
              <w:sz w:val="20"/>
              <w:szCs w:val="20"/>
              <w:rPrChange w:id="1814" w:author="thuyhuynh" w:date="2024-01-05T13:12:00Z">
                <w:rPr/>
              </w:rPrChange>
            </w:rPr>
            <w:t>Foc</w:t>
          </w:r>
          <w:r w:rsidRPr="00F705A3">
            <w:rPr>
              <w:rFonts w:ascii="Poppins" w:hAnsi="Poppins"/>
              <w:sz w:val="20"/>
              <w:szCs w:val="20"/>
              <w:lang w:eastAsia="ko-KR"/>
              <w:rPrChange w:id="1815" w:author="thuyhuynh" w:date="2024-01-05T13:12:00Z">
                <w:rPr>
                  <w:lang w:eastAsia="ko-KR"/>
                </w:rPr>
              </w:rPrChange>
            </w:rPr>
            <w:t>al</w:t>
          </w:r>
          <w:r w:rsidRPr="00F705A3">
            <w:rPr>
              <w:rFonts w:ascii="Poppins" w:hAnsi="Poppins"/>
              <w:sz w:val="20"/>
              <w:szCs w:val="20"/>
              <w:rPrChange w:id="1816" w:author="thuyhuynh" w:date="2024-01-05T13:12:00Z">
                <w:rPr/>
              </w:rPrChange>
            </w:rPr>
            <w:t xml:space="preserve"> Distance:  </w:t>
          </w:r>
          <w:r w:rsidRPr="00F705A3">
            <w:rPr>
              <w:rFonts w:ascii="Poppins" w:hAnsi="Poppins"/>
              <w:sz w:val="20"/>
              <w:szCs w:val="20"/>
              <w:rPrChange w:id="1817" w:author="thuyhuynh" w:date="2024-01-05T13:12:00Z">
                <w:rPr/>
              </w:rPrChange>
            </w:rPr>
            <w:tab/>
          </w:r>
          <w:del w:id="1818" w:author="Windows User" w:date="2018-02-06T16:22:00Z">
            <w:r w:rsidR="00D93FC5" w:rsidRPr="00F705A3" w:rsidDel="002B7569">
              <w:rPr>
                <w:rFonts w:ascii="Poppins" w:hAnsi="Poppins"/>
                <w:sz w:val="20"/>
                <w:szCs w:val="20"/>
                <w:lang w:eastAsia="ko-KR"/>
                <w:rPrChange w:id="1819" w:author="thuyhuynh" w:date="2024-01-05T13:12:00Z">
                  <w:rPr>
                    <w:lang w:eastAsia="ko-KR"/>
                  </w:rPr>
                </w:rPrChange>
              </w:rPr>
              <w:delText>4</w:delText>
            </w:r>
          </w:del>
          <w:ins w:id="1820" w:author="Windows User" w:date="2018-02-06T16:22:00Z">
            <w:r w:rsidR="002B7569" w:rsidRPr="00F705A3">
              <w:rPr>
                <w:rFonts w:ascii="Poppins" w:hAnsi="Poppins"/>
                <w:sz w:val="20"/>
                <w:szCs w:val="20"/>
                <w:lang w:eastAsia="ko-KR"/>
                <w:rPrChange w:id="1821" w:author="thuyhuynh" w:date="2024-01-05T13:12:00Z">
                  <w:rPr>
                    <w:lang w:eastAsia="ko-KR"/>
                  </w:rPr>
                </w:rPrChange>
              </w:rPr>
              <w:t>14</w:t>
            </w:r>
          </w:ins>
          <w:del w:id="1822" w:author="Windows User" w:date="2018-02-06T16:22:00Z">
            <w:r w:rsidR="00D93FC5" w:rsidRPr="00F705A3" w:rsidDel="002B7569">
              <w:rPr>
                <w:rFonts w:ascii="Poppins" w:hAnsi="Poppins"/>
                <w:sz w:val="20"/>
                <w:szCs w:val="20"/>
                <w:lang w:eastAsia="ko-KR"/>
                <w:rPrChange w:id="1823" w:author="thuyhuynh" w:date="2024-01-05T13:12:00Z">
                  <w:rPr>
                    <w:lang w:eastAsia="ko-KR"/>
                  </w:rPr>
                </w:rPrChange>
              </w:rPr>
              <w:delText>.7</w:delText>
            </w:r>
          </w:del>
          <w:ins w:id="1824" w:author="조준영" w:date="2021-05-10T16:04:00Z">
            <w:r w:rsidR="00F85403" w:rsidRPr="00F705A3">
              <w:rPr>
                <w:rFonts w:ascii="Poppins" w:hAnsi="Poppins"/>
                <w:sz w:val="20"/>
                <w:szCs w:val="20"/>
                <w:lang w:eastAsia="ko-KR"/>
                <w:rPrChange w:id="1825" w:author="thuyhuynh" w:date="2024-01-05T13:12:00Z">
                  <w:rPr>
                    <w:lang w:eastAsia="ko-KR"/>
                  </w:rPr>
                </w:rPrChange>
              </w:rPr>
              <w:t>.5</w:t>
            </w:r>
          </w:ins>
          <w:del w:id="1826" w:author="조준영" w:date="2021-05-10T16:04:00Z">
            <w:r w:rsidR="00D93FC5" w:rsidRPr="00F705A3" w:rsidDel="00F85403">
              <w:rPr>
                <w:rFonts w:ascii="Poppins" w:hAnsi="Poppins"/>
                <w:sz w:val="20"/>
                <w:szCs w:val="20"/>
                <w:rPrChange w:id="1827" w:author="thuyhuynh" w:date="2024-01-05T13:12:00Z">
                  <w:rPr/>
                </w:rPrChange>
              </w:rPr>
              <w:delText xml:space="preserve"> </w:delText>
            </w:r>
          </w:del>
          <w:r w:rsidR="00D93FC5" w:rsidRPr="00F705A3">
            <w:rPr>
              <w:rFonts w:ascii="Poppins" w:hAnsi="Poppins"/>
              <w:sz w:val="20"/>
              <w:szCs w:val="20"/>
              <w:rPrChange w:id="1828" w:author="thuyhuynh" w:date="2024-01-05T13:12:00Z">
                <w:rPr/>
              </w:rPrChange>
            </w:rPr>
            <w:t xml:space="preserve">cm </w:t>
          </w:r>
          <w:r w:rsidR="00D93FC5" w:rsidRPr="00F705A3">
            <w:rPr>
              <w:rFonts w:ascii="Poppins" w:hAnsi="Poppins"/>
              <w:sz w:val="20"/>
              <w:szCs w:val="20"/>
              <w:lang w:eastAsia="ko-KR"/>
              <w:rPrChange w:id="1829" w:author="thuyhuynh" w:date="2024-01-05T13:12:00Z">
                <w:rPr>
                  <w:lang w:eastAsia="ko-KR"/>
                </w:rPr>
              </w:rPrChange>
            </w:rPr>
            <w:t xml:space="preserve">~ </w:t>
          </w:r>
          <w:ins w:id="1830" w:author="Windows User" w:date="2018-02-06T16:22:00Z">
            <w:r w:rsidR="002B7569" w:rsidRPr="00F705A3">
              <w:rPr>
                <w:rFonts w:ascii="Poppins" w:hAnsi="Poppins"/>
                <w:sz w:val="20"/>
                <w:szCs w:val="20"/>
                <w:lang w:eastAsia="ko-KR"/>
                <w:rPrChange w:id="1831" w:author="thuyhuynh" w:date="2024-01-05T13:12:00Z">
                  <w:rPr>
                    <w:lang w:eastAsia="ko-KR"/>
                  </w:rPr>
                </w:rPrChange>
              </w:rPr>
              <w:t>1</w:t>
            </w:r>
          </w:ins>
          <w:r w:rsidR="00D93FC5" w:rsidRPr="00F705A3">
            <w:rPr>
              <w:rFonts w:ascii="Poppins" w:hAnsi="Poppins"/>
              <w:sz w:val="20"/>
              <w:szCs w:val="20"/>
              <w:lang w:eastAsia="ko-KR"/>
              <w:rPrChange w:id="1832" w:author="thuyhuynh" w:date="2024-01-05T13:12:00Z">
                <w:rPr>
                  <w:lang w:eastAsia="ko-KR"/>
                </w:rPr>
              </w:rPrChange>
            </w:rPr>
            <w:t>5</w:t>
          </w:r>
          <w:ins w:id="1833" w:author="조준영" w:date="2021-05-10T16:04:00Z">
            <w:r w:rsidR="00F85403" w:rsidRPr="00F705A3">
              <w:rPr>
                <w:rFonts w:ascii="Poppins" w:hAnsi="Poppins"/>
                <w:sz w:val="20"/>
                <w:szCs w:val="20"/>
                <w:lang w:eastAsia="ko-KR"/>
                <w:rPrChange w:id="1834" w:author="thuyhuynh" w:date="2024-01-05T13:12:00Z">
                  <w:rPr>
                    <w:lang w:eastAsia="ko-KR"/>
                  </w:rPr>
                </w:rPrChange>
              </w:rPr>
              <w:t>.5</w:t>
            </w:r>
          </w:ins>
          <w:del w:id="1835" w:author="Windows User" w:date="2018-02-06T16:23:00Z">
            <w:r w:rsidR="00D93FC5" w:rsidRPr="00F705A3" w:rsidDel="002B7569">
              <w:rPr>
                <w:rFonts w:ascii="Poppins" w:hAnsi="Poppins"/>
                <w:sz w:val="20"/>
                <w:szCs w:val="20"/>
                <w:lang w:eastAsia="ko-KR"/>
                <w:rPrChange w:id="1836" w:author="thuyhuynh" w:date="2024-01-05T13:12:00Z">
                  <w:rPr>
                    <w:lang w:eastAsia="ko-KR"/>
                  </w:rPr>
                </w:rPrChange>
              </w:rPr>
              <w:delText>.3</w:delText>
            </w:r>
            <w:r w:rsidR="00D93FC5" w:rsidRPr="00F705A3" w:rsidDel="002B7569">
              <w:rPr>
                <w:rFonts w:ascii="Poppins" w:hAnsi="Poppins"/>
                <w:sz w:val="20"/>
                <w:szCs w:val="20"/>
                <w:rPrChange w:id="1837" w:author="thuyhuynh" w:date="2024-01-05T13:12:00Z">
                  <w:rPr/>
                </w:rPrChange>
              </w:rPr>
              <w:delText xml:space="preserve"> </w:delText>
            </w:r>
          </w:del>
          <w:ins w:id="1838" w:author="Windows User" w:date="2018-02-06T16:23:00Z">
            <w:r w:rsidR="002B7569" w:rsidRPr="00F705A3">
              <w:rPr>
                <w:rFonts w:ascii="Poppins" w:hAnsi="Poppins"/>
                <w:sz w:val="20"/>
                <w:szCs w:val="20"/>
                <w:rPrChange w:id="1839" w:author="thuyhuynh" w:date="2024-01-05T13:12:00Z">
                  <w:rPr/>
                </w:rPrChange>
              </w:rPr>
              <w:t xml:space="preserve"> </w:t>
            </w:r>
          </w:ins>
          <w:r w:rsidR="00D93FC5" w:rsidRPr="00F705A3">
            <w:rPr>
              <w:rFonts w:ascii="Poppins" w:hAnsi="Poppins"/>
              <w:sz w:val="20"/>
              <w:szCs w:val="20"/>
              <w:rPrChange w:id="1840" w:author="thuyhuynh" w:date="2024-01-05T13:12:00Z">
                <w:rPr/>
              </w:rPrChange>
            </w:rPr>
            <w:t xml:space="preserve">cm </w:t>
          </w:r>
          <w:r w:rsidR="00D93FC5" w:rsidRPr="00F705A3">
            <w:rPr>
              <w:rFonts w:ascii="Poppins" w:hAnsi="Poppins"/>
              <w:sz w:val="20"/>
              <w:szCs w:val="20"/>
              <w:lang w:eastAsia="ko-KR"/>
              <w:rPrChange w:id="1841" w:author="thuyhuynh" w:date="2024-01-05T13:12:00Z">
                <w:rPr>
                  <w:lang w:eastAsia="ko-KR"/>
                </w:rPr>
              </w:rPrChange>
            </w:rPr>
            <w:t>(</w:t>
          </w:r>
          <w:del w:id="1842" w:author="Windows User" w:date="2018-02-06T16:30:00Z">
            <w:r w:rsidR="00D93FC5" w:rsidRPr="00F705A3" w:rsidDel="002B7569">
              <w:rPr>
                <w:rFonts w:ascii="Poppins" w:hAnsi="Poppins"/>
                <w:sz w:val="20"/>
                <w:szCs w:val="20"/>
                <w:lang w:eastAsia="ko-KR"/>
                <w:rPrChange w:id="1843" w:author="thuyhuynh" w:date="2024-01-05T13:12:00Z">
                  <w:rPr>
                    <w:lang w:eastAsia="ko-KR"/>
                  </w:rPr>
                </w:rPrChange>
              </w:rPr>
              <w:delText>1</w:delText>
            </w:r>
          </w:del>
          <w:ins w:id="1844" w:author="Windows User" w:date="2018-02-06T16:30:00Z">
            <w:r w:rsidR="002B7569" w:rsidRPr="00F705A3">
              <w:rPr>
                <w:rFonts w:ascii="Poppins" w:hAnsi="Poppins"/>
                <w:sz w:val="20"/>
                <w:szCs w:val="20"/>
                <w:lang w:eastAsia="ko-KR"/>
                <w:rPrChange w:id="1845" w:author="thuyhuynh" w:date="2024-01-05T13:12:00Z">
                  <w:rPr>
                    <w:lang w:eastAsia="ko-KR"/>
                  </w:rPr>
                </w:rPrChange>
              </w:rPr>
              <w:t>5</w:t>
            </w:r>
          </w:ins>
          <w:r w:rsidR="00D93FC5" w:rsidRPr="00F705A3">
            <w:rPr>
              <w:rFonts w:ascii="Poppins" w:hAnsi="Poppins"/>
              <w:sz w:val="20"/>
              <w:szCs w:val="20"/>
              <w:lang w:eastAsia="ko-KR"/>
              <w:rPrChange w:id="1846" w:author="thuyhuynh" w:date="2024-01-05T13:12:00Z">
                <w:rPr>
                  <w:lang w:eastAsia="ko-KR"/>
                </w:rPr>
              </w:rPrChange>
            </w:rPr>
            <w:t>.</w:t>
          </w:r>
          <w:del w:id="1847" w:author="Windows User" w:date="2018-02-06T16:30:00Z">
            <w:r w:rsidR="00D93FC5" w:rsidRPr="00F705A3" w:rsidDel="00F610A4">
              <w:rPr>
                <w:rFonts w:ascii="Poppins" w:hAnsi="Poppins"/>
                <w:sz w:val="20"/>
                <w:szCs w:val="20"/>
                <w:lang w:eastAsia="ko-KR"/>
                <w:rPrChange w:id="1848" w:author="thuyhuynh" w:date="2024-01-05T13:12:00Z">
                  <w:rPr>
                    <w:lang w:eastAsia="ko-KR"/>
                  </w:rPr>
                </w:rPrChange>
              </w:rPr>
              <w:delText>8</w:delText>
            </w:r>
          </w:del>
          <w:ins w:id="1849" w:author="조준영" w:date="2021-05-10T16:05:00Z">
            <w:r w:rsidR="00F85403" w:rsidRPr="00F705A3">
              <w:rPr>
                <w:rFonts w:ascii="Poppins" w:hAnsi="Poppins"/>
                <w:sz w:val="20"/>
                <w:szCs w:val="20"/>
                <w:lang w:eastAsia="ko-KR"/>
                <w:rPrChange w:id="1850" w:author="thuyhuynh" w:date="2024-01-05T13:12:00Z">
                  <w:rPr>
                    <w:lang w:eastAsia="ko-KR"/>
                  </w:rPr>
                </w:rPrChange>
              </w:rPr>
              <w:t>7</w:t>
            </w:r>
          </w:ins>
          <w:ins w:id="1851" w:author="Windows User" w:date="2018-02-06T16:30:00Z">
            <w:del w:id="1852" w:author="조준영" w:date="2021-05-10T16:05:00Z">
              <w:r w:rsidR="00F610A4" w:rsidRPr="00F705A3" w:rsidDel="00F85403">
                <w:rPr>
                  <w:rFonts w:ascii="Poppins" w:hAnsi="Poppins"/>
                  <w:sz w:val="20"/>
                  <w:szCs w:val="20"/>
                  <w:lang w:eastAsia="ko-KR"/>
                  <w:rPrChange w:id="1853" w:author="thuyhuynh" w:date="2024-01-05T13:12:00Z">
                    <w:rPr>
                      <w:lang w:eastAsia="ko-KR"/>
                    </w:rPr>
                  </w:rPrChange>
                </w:rPr>
                <w:delText>5</w:delText>
              </w:r>
            </w:del>
          </w:ins>
          <w:r w:rsidR="00D93FC5" w:rsidRPr="00F705A3">
            <w:rPr>
              <w:rFonts w:ascii="Poppins" w:hAnsi="Poppins"/>
              <w:sz w:val="20"/>
              <w:szCs w:val="20"/>
              <w:lang w:eastAsia="ko-KR"/>
              <w:rPrChange w:id="1854" w:author="thuyhuynh" w:date="2024-01-05T13:12:00Z">
                <w:rPr>
                  <w:lang w:eastAsia="ko-KR"/>
                </w:rPr>
              </w:rPrChange>
            </w:rPr>
            <w:t xml:space="preserve"> inches ~ </w:t>
          </w:r>
          <w:del w:id="1855" w:author="Windows User" w:date="2018-02-06T16:30:00Z">
            <w:r w:rsidR="00D93FC5" w:rsidRPr="00F705A3" w:rsidDel="00F610A4">
              <w:rPr>
                <w:rFonts w:ascii="Poppins" w:hAnsi="Poppins"/>
                <w:sz w:val="20"/>
                <w:szCs w:val="20"/>
                <w:lang w:eastAsia="ko-KR"/>
                <w:rPrChange w:id="1856" w:author="thuyhuynh" w:date="2024-01-05T13:12:00Z">
                  <w:rPr>
                    <w:lang w:eastAsia="ko-KR"/>
                  </w:rPr>
                </w:rPrChange>
              </w:rPr>
              <w:delText>2</w:delText>
            </w:r>
          </w:del>
          <w:ins w:id="1857" w:author="조준영" w:date="2021-05-10T16:06:00Z">
            <w:r w:rsidR="00F85403" w:rsidRPr="00F705A3">
              <w:rPr>
                <w:rFonts w:ascii="Poppins" w:hAnsi="Poppins"/>
                <w:sz w:val="20"/>
                <w:szCs w:val="20"/>
                <w:lang w:eastAsia="ko-KR"/>
                <w:rPrChange w:id="1858" w:author="thuyhuynh" w:date="2024-01-05T13:12:00Z">
                  <w:rPr>
                    <w:lang w:eastAsia="ko-KR"/>
                  </w:rPr>
                </w:rPrChange>
              </w:rPr>
              <w:t>6.1</w:t>
            </w:r>
          </w:ins>
          <w:ins w:id="1859" w:author="Windows User" w:date="2018-02-06T16:31:00Z">
            <w:del w:id="1860" w:author="조준영" w:date="2021-05-10T16:06:00Z">
              <w:r w:rsidR="00F610A4" w:rsidRPr="00F705A3" w:rsidDel="00F85403">
                <w:rPr>
                  <w:rFonts w:ascii="Poppins" w:hAnsi="Poppins"/>
                  <w:sz w:val="20"/>
                  <w:szCs w:val="20"/>
                  <w:lang w:eastAsia="ko-KR"/>
                  <w:rPrChange w:id="1861" w:author="thuyhuynh" w:date="2024-01-05T13:12:00Z">
                    <w:rPr>
                      <w:lang w:eastAsia="ko-KR"/>
                    </w:rPr>
                  </w:rPrChange>
                </w:rPr>
                <w:delText>5</w:delText>
              </w:r>
            </w:del>
          </w:ins>
          <w:del w:id="1862" w:author="조준영" w:date="2021-05-10T16:06:00Z">
            <w:r w:rsidR="00D93FC5" w:rsidRPr="00F705A3" w:rsidDel="00F85403">
              <w:rPr>
                <w:rFonts w:ascii="Poppins" w:hAnsi="Poppins"/>
                <w:sz w:val="20"/>
                <w:szCs w:val="20"/>
                <w:lang w:eastAsia="ko-KR"/>
                <w:rPrChange w:id="1863" w:author="thuyhuynh" w:date="2024-01-05T13:12:00Z">
                  <w:rPr>
                    <w:lang w:eastAsia="ko-KR"/>
                  </w:rPr>
                </w:rPrChange>
              </w:rPr>
              <w:delText>.</w:delText>
            </w:r>
          </w:del>
          <w:ins w:id="1864" w:author="Windows User" w:date="2018-02-06T16:31:00Z">
            <w:del w:id="1865" w:author="조준영" w:date="2021-05-10T16:06:00Z">
              <w:r w:rsidR="00F610A4" w:rsidRPr="00F705A3" w:rsidDel="00F85403">
                <w:rPr>
                  <w:rFonts w:ascii="Poppins" w:hAnsi="Poppins"/>
                  <w:sz w:val="20"/>
                  <w:szCs w:val="20"/>
                  <w:lang w:eastAsia="ko-KR"/>
                  <w:rPrChange w:id="1866" w:author="thuyhuynh" w:date="2024-01-05T13:12:00Z">
                    <w:rPr>
                      <w:lang w:eastAsia="ko-KR"/>
                    </w:rPr>
                  </w:rPrChange>
                </w:rPr>
                <w:delText>9</w:delText>
              </w:r>
            </w:del>
          </w:ins>
          <w:del w:id="1867" w:author="Windows User" w:date="2018-02-06T16:31:00Z">
            <w:r w:rsidR="00D93FC5" w:rsidRPr="00F705A3" w:rsidDel="00F610A4">
              <w:rPr>
                <w:rFonts w:ascii="Poppins" w:hAnsi="Poppins"/>
                <w:sz w:val="20"/>
                <w:szCs w:val="20"/>
                <w:lang w:eastAsia="ko-KR"/>
                <w:rPrChange w:id="1868" w:author="thuyhuynh" w:date="2024-01-05T13:12:00Z">
                  <w:rPr>
                    <w:lang w:eastAsia="ko-KR"/>
                  </w:rPr>
                </w:rPrChange>
              </w:rPr>
              <w:delText>1</w:delText>
            </w:r>
          </w:del>
          <w:r w:rsidR="00D93FC5" w:rsidRPr="00F705A3">
            <w:rPr>
              <w:rFonts w:ascii="Poppins" w:hAnsi="Poppins"/>
              <w:sz w:val="20"/>
              <w:szCs w:val="20"/>
              <w:lang w:eastAsia="ko-KR"/>
              <w:rPrChange w:id="1869" w:author="thuyhuynh" w:date="2024-01-05T13:12:00Z">
                <w:rPr>
                  <w:lang w:eastAsia="ko-KR"/>
                </w:rPr>
              </w:rPrChange>
            </w:rPr>
            <w:t xml:space="preserve"> inches) from </w:t>
          </w:r>
          <w:ins w:id="1870" w:author="Windows User" w:date="2018-02-06T16:36:00Z">
            <w:r w:rsidR="00F610A4" w:rsidRPr="00F705A3">
              <w:rPr>
                <w:rFonts w:ascii="Poppins" w:hAnsi="Poppins"/>
                <w:sz w:val="20"/>
                <w:szCs w:val="20"/>
                <w:lang w:eastAsia="ko-KR"/>
                <w:rPrChange w:id="1871" w:author="thuyhuynh" w:date="2024-01-05T13:12:00Z">
                  <w:rPr>
                    <w:lang w:eastAsia="ko-KR"/>
                  </w:rPr>
                </w:rPrChange>
              </w:rPr>
              <w:t>the</w:t>
            </w:r>
          </w:ins>
          <w:ins w:id="1872" w:author="Windows User" w:date="2018-02-06T16:37:00Z">
            <w:r w:rsidR="00F610A4" w:rsidRPr="00F705A3">
              <w:rPr>
                <w:rFonts w:ascii="Poppins" w:hAnsi="Poppins"/>
                <w:sz w:val="20"/>
                <w:szCs w:val="20"/>
                <w:lang w:eastAsia="ko-KR"/>
                <w:rPrChange w:id="1873" w:author="thuyhuynh" w:date="2024-01-05T13:12:00Z">
                  <w:rPr>
                    <w:lang w:eastAsia="ko-KR"/>
                  </w:rPr>
                </w:rPrChange>
              </w:rPr>
              <w:t xml:space="preserve"> camera</w:t>
            </w:r>
          </w:ins>
          <w:ins w:id="1874" w:author="Windows User" w:date="2018-02-06T16:36:00Z">
            <w:r w:rsidR="00F610A4" w:rsidRPr="00F705A3">
              <w:rPr>
                <w:rFonts w:ascii="Poppins" w:hAnsi="Poppins"/>
                <w:sz w:val="20"/>
                <w:szCs w:val="20"/>
                <w:lang w:eastAsia="ko-KR"/>
                <w:rPrChange w:id="1875" w:author="thuyhuynh" w:date="2024-01-05T13:12:00Z">
                  <w:rPr>
                    <w:lang w:eastAsia="ko-KR"/>
                  </w:rPr>
                </w:rPrChange>
              </w:rPr>
              <w:t xml:space="preserve"> front</w:t>
            </w:r>
          </w:ins>
          <w:del w:id="1876" w:author="Windows User" w:date="2018-02-06T16:32:00Z">
            <w:r w:rsidR="00D93FC5" w:rsidRPr="00F705A3" w:rsidDel="00F610A4">
              <w:rPr>
                <w:rFonts w:ascii="Poppins" w:hAnsi="Poppins"/>
                <w:sz w:val="20"/>
                <w:szCs w:val="20"/>
                <w:lang w:eastAsia="ko-KR"/>
                <w:rPrChange w:id="1877" w:author="thuyhuynh" w:date="2024-01-05T13:12:00Z">
                  <w:rPr>
                    <w:lang w:eastAsia="ko-KR"/>
                  </w:rPr>
                </w:rPrChange>
              </w:rPr>
              <w:delText xml:space="preserve">the image sensor </w:delText>
            </w:r>
          </w:del>
        </w:p>
        <w:p w:rsidR="00D93FC5" w:rsidRPr="00F705A3" w:rsidRDefault="00D93FC5" w:rsidP="00D93FC5">
          <w:pPr>
            <w:ind w:left="2080" w:firstLine="800"/>
            <w:rPr>
              <w:rFonts w:ascii="Poppins" w:hAnsi="Poppins"/>
              <w:sz w:val="20"/>
              <w:szCs w:val="20"/>
              <w:lang w:eastAsia="ko-KR"/>
              <w:rPrChange w:id="1878" w:author="thuyhuynh" w:date="2024-01-05T13:12:00Z">
                <w:rPr>
                  <w:lang w:eastAsia="ko-KR"/>
                </w:rPr>
              </w:rPrChange>
            </w:rPr>
          </w:pPr>
          <w:r w:rsidRPr="00F705A3">
            <w:rPr>
              <w:rFonts w:ascii="Poppins" w:hAnsi="Poppins"/>
              <w:sz w:val="20"/>
              <w:szCs w:val="20"/>
              <w:lang w:eastAsia="ko-KR"/>
              <w:rPrChange w:id="1879" w:author="thuyhuynh" w:date="2024-01-05T13:12:00Z">
                <w:rPr>
                  <w:lang w:eastAsia="ko-KR"/>
                </w:rPr>
              </w:rPrChange>
            </w:rPr>
            <w:t xml:space="preserve">(Focal Depth: </w:t>
          </w:r>
          <w:del w:id="1880" w:author="Windows User" w:date="2018-02-06T16:24:00Z">
            <w:r w:rsidRPr="00F705A3" w:rsidDel="002B7569">
              <w:rPr>
                <w:rFonts w:ascii="Poppins" w:hAnsi="Poppins"/>
                <w:sz w:val="20"/>
                <w:szCs w:val="20"/>
                <w:lang w:eastAsia="ko-KR"/>
                <w:rPrChange w:id="1881" w:author="thuyhuynh" w:date="2024-01-05T13:12:00Z">
                  <w:rPr>
                    <w:lang w:eastAsia="ko-KR"/>
                  </w:rPr>
                </w:rPrChange>
              </w:rPr>
              <w:delText>0.6</w:delText>
            </w:r>
          </w:del>
          <w:ins w:id="1882" w:author="Windows User" w:date="2018-02-06T16:24:00Z">
            <w:r w:rsidR="002B7569" w:rsidRPr="00F705A3">
              <w:rPr>
                <w:rFonts w:ascii="Poppins" w:hAnsi="Poppins"/>
                <w:sz w:val="20"/>
                <w:szCs w:val="20"/>
                <w:lang w:eastAsia="ko-KR"/>
                <w:rPrChange w:id="1883" w:author="thuyhuynh" w:date="2024-01-05T13:12:00Z">
                  <w:rPr>
                    <w:lang w:eastAsia="ko-KR"/>
                  </w:rPr>
                </w:rPrChange>
              </w:rPr>
              <w:t xml:space="preserve">1 </w:t>
            </w:r>
          </w:ins>
          <w:del w:id="1884" w:author="Windows User" w:date="2018-02-06T16:24:00Z">
            <w:r w:rsidR="00997084" w:rsidRPr="00F705A3" w:rsidDel="002B7569">
              <w:rPr>
                <w:rFonts w:ascii="Poppins" w:hAnsi="Poppins"/>
                <w:sz w:val="20"/>
                <w:szCs w:val="20"/>
                <w:lang w:eastAsia="ko-KR"/>
                <w:rPrChange w:id="1885" w:author="thuyhuynh" w:date="2024-01-05T13:12:00Z">
                  <w:rPr>
                    <w:lang w:eastAsia="ko-KR"/>
                  </w:rPr>
                </w:rPrChange>
              </w:rPr>
              <w:delText xml:space="preserve"> </w:delText>
            </w:r>
          </w:del>
          <w:r w:rsidRPr="00F705A3">
            <w:rPr>
              <w:rFonts w:ascii="Poppins" w:hAnsi="Poppins"/>
              <w:sz w:val="20"/>
              <w:szCs w:val="20"/>
              <w:lang w:eastAsia="ko-KR"/>
              <w:rPrChange w:id="1886" w:author="thuyhuynh" w:date="2024-01-05T13:12:00Z">
                <w:rPr>
                  <w:lang w:eastAsia="ko-KR"/>
                </w:rPr>
              </w:rPrChange>
            </w:rPr>
            <w:t>cm)</w:t>
          </w:r>
        </w:p>
        <w:p w:rsidR="00A446B4" w:rsidRPr="00F705A3" w:rsidRDefault="00A446B4" w:rsidP="00D93FC5">
          <w:pPr>
            <w:ind w:left="180" w:firstLine="800"/>
            <w:rPr>
              <w:rFonts w:ascii="Poppins" w:hAnsi="Poppins"/>
              <w:sz w:val="20"/>
              <w:szCs w:val="20"/>
              <w:lang w:eastAsia="ko-KR"/>
              <w:rPrChange w:id="1887" w:author="thuyhuynh" w:date="2024-01-05T13:12:00Z">
                <w:rPr>
                  <w:lang w:eastAsia="ko-KR"/>
                </w:rPr>
              </w:rPrChange>
            </w:rPr>
          </w:pPr>
          <w:r w:rsidRPr="00F705A3">
            <w:rPr>
              <w:rFonts w:ascii="Poppins" w:hAnsi="Poppins"/>
              <w:sz w:val="20"/>
              <w:szCs w:val="20"/>
              <w:lang w:eastAsia="ko-KR"/>
              <w:rPrChange w:id="1888" w:author="thuyhuynh" w:date="2024-01-05T13:12:00Z">
                <w:rPr>
                  <w:lang w:eastAsia="ko-KR"/>
                </w:rPr>
              </w:rPrChange>
            </w:rPr>
            <w:t>Optimal Distance:</w:t>
          </w:r>
          <w:r w:rsidRPr="00F705A3">
            <w:rPr>
              <w:rFonts w:ascii="Poppins" w:hAnsi="Poppins"/>
              <w:sz w:val="20"/>
              <w:szCs w:val="20"/>
              <w:lang w:eastAsia="ko-KR"/>
              <w:rPrChange w:id="1889" w:author="thuyhuynh" w:date="2024-01-05T13:12:00Z">
                <w:rPr>
                  <w:lang w:eastAsia="ko-KR"/>
                </w:rPr>
              </w:rPrChange>
            </w:rPr>
            <w:tab/>
          </w:r>
          <w:ins w:id="1890" w:author="Windows User" w:date="2018-02-06T16:31:00Z">
            <w:r w:rsidR="00F610A4" w:rsidRPr="00F705A3">
              <w:rPr>
                <w:rFonts w:ascii="Poppins" w:hAnsi="Poppins"/>
                <w:sz w:val="20"/>
                <w:szCs w:val="20"/>
                <w:lang w:eastAsia="ko-KR"/>
                <w:rPrChange w:id="1891" w:author="thuyhuynh" w:date="2024-01-05T13:12:00Z">
                  <w:rPr>
                    <w:lang w:eastAsia="ko-KR"/>
                  </w:rPr>
                </w:rPrChange>
              </w:rPr>
              <w:t>1</w:t>
            </w:r>
          </w:ins>
          <w:ins w:id="1892" w:author="조준영" w:date="2021-05-10T16:05:00Z">
            <w:r w:rsidR="00F85403" w:rsidRPr="00F705A3">
              <w:rPr>
                <w:rFonts w:ascii="Poppins" w:hAnsi="Poppins"/>
                <w:sz w:val="20"/>
                <w:szCs w:val="20"/>
                <w:lang w:eastAsia="ko-KR"/>
                <w:rPrChange w:id="1893" w:author="thuyhuynh" w:date="2024-01-05T13:12:00Z">
                  <w:rPr>
                    <w:lang w:eastAsia="ko-KR"/>
                  </w:rPr>
                </w:rPrChange>
              </w:rPr>
              <w:t>5</w:t>
            </w:r>
          </w:ins>
          <w:ins w:id="1894" w:author="Windows User" w:date="2018-02-06T16:31:00Z">
            <w:del w:id="1895" w:author="조준영" w:date="2021-05-10T16:05:00Z">
              <w:r w:rsidR="00F610A4" w:rsidRPr="00F705A3" w:rsidDel="00F85403">
                <w:rPr>
                  <w:rFonts w:ascii="Poppins" w:hAnsi="Poppins"/>
                  <w:sz w:val="20"/>
                  <w:szCs w:val="20"/>
                  <w:lang w:eastAsia="ko-KR"/>
                  <w:rPrChange w:id="1896" w:author="thuyhuynh" w:date="2024-01-05T13:12:00Z">
                    <w:rPr>
                      <w:lang w:eastAsia="ko-KR"/>
                    </w:rPr>
                  </w:rPrChange>
                </w:rPr>
                <w:delText>4.</w:delText>
              </w:r>
            </w:del>
          </w:ins>
          <w:del w:id="1897" w:author="조준영" w:date="2021-05-10T16:05:00Z">
            <w:r w:rsidR="00D93FC5" w:rsidRPr="00F705A3" w:rsidDel="00F85403">
              <w:rPr>
                <w:rFonts w:ascii="Poppins" w:hAnsi="Poppins"/>
                <w:sz w:val="20"/>
                <w:szCs w:val="20"/>
                <w:lang w:eastAsia="ko-KR"/>
                <w:rPrChange w:id="1898" w:author="thuyhuynh" w:date="2024-01-05T13:12:00Z">
                  <w:rPr>
                    <w:lang w:eastAsia="ko-KR"/>
                  </w:rPr>
                </w:rPrChange>
              </w:rPr>
              <w:delText>5</w:delText>
            </w:r>
          </w:del>
          <w:r w:rsidR="00D93FC5" w:rsidRPr="00F705A3">
            <w:rPr>
              <w:rFonts w:ascii="Poppins" w:hAnsi="Poppins"/>
              <w:sz w:val="20"/>
              <w:szCs w:val="20"/>
              <w:lang w:eastAsia="ko-KR"/>
              <w:rPrChange w:id="1899" w:author="thuyhuynh" w:date="2024-01-05T13:12:00Z">
                <w:rPr>
                  <w:lang w:eastAsia="ko-KR"/>
                </w:rPr>
              </w:rPrChange>
            </w:rPr>
            <w:t xml:space="preserve"> cm (</w:t>
          </w:r>
          <w:del w:id="1900" w:author="Windows User" w:date="2018-02-06T16:31:00Z">
            <w:r w:rsidR="00D93FC5" w:rsidRPr="00F705A3" w:rsidDel="00F610A4">
              <w:rPr>
                <w:rFonts w:ascii="Poppins" w:hAnsi="Poppins"/>
                <w:sz w:val="20"/>
                <w:szCs w:val="20"/>
                <w:lang w:eastAsia="ko-KR"/>
                <w:rPrChange w:id="1901" w:author="thuyhuynh" w:date="2024-01-05T13:12:00Z">
                  <w:rPr>
                    <w:lang w:eastAsia="ko-KR"/>
                  </w:rPr>
                </w:rPrChange>
              </w:rPr>
              <w:delText>2</w:delText>
            </w:r>
          </w:del>
          <w:ins w:id="1902" w:author="Windows User" w:date="2018-02-06T16:31:00Z">
            <w:r w:rsidR="00F610A4" w:rsidRPr="00F705A3">
              <w:rPr>
                <w:rFonts w:ascii="Poppins" w:hAnsi="Poppins"/>
                <w:sz w:val="20"/>
                <w:szCs w:val="20"/>
                <w:lang w:eastAsia="ko-KR"/>
                <w:rPrChange w:id="1903" w:author="thuyhuynh" w:date="2024-01-05T13:12:00Z">
                  <w:rPr>
                    <w:lang w:eastAsia="ko-KR"/>
                  </w:rPr>
                </w:rPrChange>
              </w:rPr>
              <w:t>5.</w:t>
            </w:r>
          </w:ins>
          <w:ins w:id="1904" w:author="조준영" w:date="2021-05-10T16:06:00Z">
            <w:r w:rsidR="00F85403" w:rsidRPr="00F705A3">
              <w:rPr>
                <w:rFonts w:ascii="Poppins" w:hAnsi="Poppins"/>
                <w:sz w:val="20"/>
                <w:szCs w:val="20"/>
                <w:lang w:eastAsia="ko-KR"/>
                <w:rPrChange w:id="1905" w:author="thuyhuynh" w:date="2024-01-05T13:12:00Z">
                  <w:rPr>
                    <w:lang w:eastAsia="ko-KR"/>
                  </w:rPr>
                </w:rPrChange>
              </w:rPr>
              <w:t>9</w:t>
            </w:r>
          </w:ins>
          <w:ins w:id="1906" w:author="Windows User" w:date="2018-02-06T16:31:00Z">
            <w:del w:id="1907" w:author="조준영" w:date="2021-05-10T16:06:00Z">
              <w:r w:rsidR="00F610A4" w:rsidRPr="00F705A3" w:rsidDel="00F85403">
                <w:rPr>
                  <w:rFonts w:ascii="Poppins" w:hAnsi="Poppins"/>
                  <w:sz w:val="20"/>
                  <w:szCs w:val="20"/>
                  <w:lang w:eastAsia="ko-KR"/>
                  <w:rPrChange w:id="1908" w:author="thuyhuynh" w:date="2024-01-05T13:12:00Z">
                    <w:rPr>
                      <w:lang w:eastAsia="ko-KR"/>
                    </w:rPr>
                  </w:rPrChange>
                </w:rPr>
                <w:delText>7</w:delText>
              </w:r>
            </w:del>
          </w:ins>
          <w:r w:rsidR="00D93FC5" w:rsidRPr="00F705A3">
            <w:rPr>
              <w:rFonts w:ascii="Poppins" w:hAnsi="Poppins"/>
              <w:sz w:val="20"/>
              <w:szCs w:val="20"/>
              <w:lang w:eastAsia="ko-KR"/>
              <w:rPrChange w:id="1909" w:author="thuyhuynh" w:date="2024-01-05T13:12:00Z">
                <w:rPr>
                  <w:lang w:eastAsia="ko-KR"/>
                </w:rPr>
              </w:rPrChange>
            </w:rPr>
            <w:t xml:space="preserve"> inches) from </w:t>
          </w:r>
          <w:ins w:id="1910" w:author="Windows User" w:date="2018-02-06T16:37:00Z">
            <w:r w:rsidR="00F610A4" w:rsidRPr="00F705A3">
              <w:rPr>
                <w:rFonts w:ascii="Poppins" w:hAnsi="Poppins"/>
                <w:sz w:val="20"/>
                <w:szCs w:val="20"/>
                <w:lang w:eastAsia="ko-KR"/>
                <w:rPrChange w:id="1911" w:author="thuyhuynh" w:date="2024-01-05T13:12:00Z">
                  <w:rPr>
                    <w:lang w:eastAsia="ko-KR"/>
                  </w:rPr>
                </w:rPrChange>
              </w:rPr>
              <w:t>camera front</w:t>
            </w:r>
          </w:ins>
          <w:del w:id="1912" w:author="Windows User" w:date="2018-02-06T16:32:00Z">
            <w:r w:rsidR="00D93FC5" w:rsidRPr="00F705A3" w:rsidDel="00F610A4">
              <w:rPr>
                <w:rFonts w:ascii="Poppins" w:hAnsi="Poppins"/>
                <w:sz w:val="20"/>
                <w:szCs w:val="20"/>
                <w:lang w:eastAsia="ko-KR"/>
                <w:rPrChange w:id="1913" w:author="thuyhuynh" w:date="2024-01-05T13:12:00Z">
                  <w:rPr>
                    <w:lang w:eastAsia="ko-KR"/>
                  </w:rPr>
                </w:rPrChange>
              </w:rPr>
              <w:delText>the image sensor</w:delText>
            </w:r>
          </w:del>
        </w:p>
        <w:p w:rsidR="00A446B4" w:rsidRPr="00F705A3" w:rsidRDefault="00A446B4" w:rsidP="00A446B4">
          <w:pPr>
            <w:ind w:left="180" w:firstLine="800"/>
            <w:rPr>
              <w:rFonts w:ascii="Poppins" w:hAnsi="Poppins"/>
              <w:sz w:val="20"/>
              <w:szCs w:val="20"/>
              <w:lang w:eastAsia="ko-KR"/>
              <w:rPrChange w:id="1914" w:author="thuyhuynh" w:date="2024-01-05T13:12:00Z">
                <w:rPr>
                  <w:lang w:eastAsia="ko-KR"/>
                </w:rPr>
              </w:rPrChange>
            </w:rPr>
          </w:pPr>
          <w:r w:rsidRPr="00F705A3">
            <w:rPr>
              <w:rFonts w:ascii="Poppins" w:hAnsi="Poppins"/>
              <w:sz w:val="20"/>
              <w:szCs w:val="20"/>
              <w:rPrChange w:id="1915" w:author="thuyhuynh" w:date="2024-01-05T13:12:00Z">
                <w:rPr/>
              </w:rPrChange>
            </w:rPr>
            <w:t>Field of View (FOV):</w:t>
          </w:r>
          <w:r w:rsidRPr="00F705A3">
            <w:rPr>
              <w:rFonts w:ascii="Poppins" w:hAnsi="Poppins"/>
              <w:sz w:val="20"/>
              <w:szCs w:val="20"/>
              <w:rPrChange w:id="1916" w:author="thuyhuynh" w:date="2024-01-05T13:12:00Z">
                <w:rPr/>
              </w:rPrChange>
            </w:rPr>
            <w:tab/>
          </w:r>
          <w:r w:rsidR="00D93FC5" w:rsidRPr="00F705A3">
            <w:rPr>
              <w:rFonts w:ascii="Poppins" w:hAnsi="Poppins"/>
              <w:sz w:val="20"/>
              <w:szCs w:val="20"/>
              <w:lang w:eastAsia="ko-KR"/>
              <w:rPrChange w:id="1917" w:author="thuyhuynh" w:date="2024-01-05T13:12:00Z">
                <w:rPr>
                  <w:lang w:eastAsia="ko-KR"/>
                </w:rPr>
              </w:rPrChange>
            </w:rPr>
            <w:t xml:space="preserve">About 3.3 cm x 2.4 cm at </w:t>
          </w:r>
          <w:ins w:id="1918" w:author="Windows User" w:date="2018-02-06T16:32:00Z">
            <w:r w:rsidR="00F610A4" w:rsidRPr="00F705A3">
              <w:rPr>
                <w:rFonts w:ascii="Poppins" w:hAnsi="Poppins"/>
                <w:sz w:val="20"/>
                <w:szCs w:val="20"/>
                <w:lang w:eastAsia="ko-KR"/>
                <w:rPrChange w:id="1919" w:author="thuyhuynh" w:date="2024-01-05T13:12:00Z">
                  <w:rPr>
                    <w:lang w:eastAsia="ko-KR"/>
                  </w:rPr>
                </w:rPrChange>
              </w:rPr>
              <w:t>1</w:t>
            </w:r>
          </w:ins>
          <w:ins w:id="1920" w:author="조준영" w:date="2021-05-10T16:17:00Z">
            <w:r w:rsidR="00F45690" w:rsidRPr="00F705A3">
              <w:rPr>
                <w:rFonts w:ascii="Poppins" w:hAnsi="Poppins"/>
                <w:sz w:val="20"/>
                <w:szCs w:val="20"/>
                <w:lang w:eastAsia="ko-KR"/>
                <w:rPrChange w:id="1921" w:author="thuyhuynh" w:date="2024-01-05T13:12:00Z">
                  <w:rPr>
                    <w:lang w:eastAsia="ko-KR"/>
                  </w:rPr>
                </w:rPrChange>
              </w:rPr>
              <w:t>5</w:t>
            </w:r>
          </w:ins>
          <w:ins w:id="1922" w:author="Windows User" w:date="2018-02-06T16:32:00Z">
            <w:del w:id="1923" w:author="조준영" w:date="2021-05-10T16:17:00Z">
              <w:r w:rsidR="00F610A4" w:rsidRPr="00F705A3" w:rsidDel="00F45690">
                <w:rPr>
                  <w:rFonts w:ascii="Poppins" w:hAnsi="Poppins"/>
                  <w:sz w:val="20"/>
                  <w:szCs w:val="20"/>
                  <w:lang w:eastAsia="ko-KR"/>
                  <w:rPrChange w:id="1924" w:author="thuyhuynh" w:date="2024-01-05T13:12:00Z">
                    <w:rPr>
                      <w:lang w:eastAsia="ko-KR"/>
                    </w:rPr>
                  </w:rPrChange>
                </w:rPr>
                <w:delText>4.</w:delText>
              </w:r>
            </w:del>
          </w:ins>
          <w:del w:id="1925" w:author="조준영" w:date="2021-05-10T16:17:00Z">
            <w:r w:rsidR="00D93FC5" w:rsidRPr="00F705A3" w:rsidDel="00F45690">
              <w:rPr>
                <w:rFonts w:ascii="Poppins" w:hAnsi="Poppins"/>
                <w:sz w:val="20"/>
                <w:szCs w:val="20"/>
                <w:lang w:eastAsia="ko-KR"/>
                <w:rPrChange w:id="1926" w:author="thuyhuynh" w:date="2024-01-05T13:12:00Z">
                  <w:rPr>
                    <w:lang w:eastAsia="ko-KR"/>
                  </w:rPr>
                </w:rPrChange>
              </w:rPr>
              <w:delText>5</w:delText>
            </w:r>
          </w:del>
          <w:r w:rsidR="00D93FC5" w:rsidRPr="00F705A3">
            <w:rPr>
              <w:rFonts w:ascii="Poppins" w:hAnsi="Poppins"/>
              <w:sz w:val="20"/>
              <w:szCs w:val="20"/>
              <w:lang w:eastAsia="ko-KR"/>
              <w:rPrChange w:id="1927" w:author="thuyhuynh" w:date="2024-01-05T13:12:00Z">
                <w:rPr>
                  <w:lang w:eastAsia="ko-KR"/>
                </w:rPr>
              </w:rPrChange>
            </w:rPr>
            <w:t xml:space="preserve"> cm (1.3 inches x 0.9 inches at </w:t>
          </w:r>
          <w:del w:id="1928" w:author="Windows User" w:date="2018-02-06T16:32:00Z">
            <w:r w:rsidR="00D93FC5" w:rsidRPr="00F705A3" w:rsidDel="00F610A4">
              <w:rPr>
                <w:rFonts w:ascii="Poppins" w:hAnsi="Poppins"/>
                <w:sz w:val="20"/>
                <w:szCs w:val="20"/>
                <w:lang w:eastAsia="ko-KR"/>
                <w:rPrChange w:id="1929" w:author="thuyhuynh" w:date="2024-01-05T13:12:00Z">
                  <w:rPr>
                    <w:lang w:eastAsia="ko-KR"/>
                  </w:rPr>
                </w:rPrChange>
              </w:rPr>
              <w:delText>2</w:delText>
            </w:r>
          </w:del>
          <w:ins w:id="1930" w:author="Windows User" w:date="2018-02-06T16:33:00Z">
            <w:r w:rsidR="00F610A4" w:rsidRPr="00F705A3">
              <w:rPr>
                <w:rFonts w:ascii="Poppins" w:hAnsi="Poppins"/>
                <w:sz w:val="20"/>
                <w:szCs w:val="20"/>
                <w:lang w:eastAsia="ko-KR"/>
                <w:rPrChange w:id="1931" w:author="thuyhuynh" w:date="2024-01-05T13:12:00Z">
                  <w:rPr>
                    <w:lang w:eastAsia="ko-KR"/>
                  </w:rPr>
                </w:rPrChange>
              </w:rPr>
              <w:t>5.</w:t>
            </w:r>
          </w:ins>
          <w:ins w:id="1932" w:author="조준영" w:date="2021-05-10T16:17:00Z">
            <w:r w:rsidR="00F45690" w:rsidRPr="00F705A3">
              <w:rPr>
                <w:rFonts w:ascii="Poppins" w:hAnsi="Poppins"/>
                <w:sz w:val="20"/>
                <w:szCs w:val="20"/>
                <w:lang w:eastAsia="ko-KR"/>
                <w:rPrChange w:id="1933" w:author="thuyhuynh" w:date="2024-01-05T13:12:00Z">
                  <w:rPr>
                    <w:lang w:eastAsia="ko-KR"/>
                  </w:rPr>
                </w:rPrChange>
              </w:rPr>
              <w:t>9</w:t>
            </w:r>
          </w:ins>
          <w:ins w:id="1934" w:author="Windows User" w:date="2018-02-06T16:33:00Z">
            <w:del w:id="1935" w:author="조준영" w:date="2021-05-10T16:17:00Z">
              <w:r w:rsidR="00F610A4" w:rsidRPr="00F705A3" w:rsidDel="00F45690">
                <w:rPr>
                  <w:rFonts w:ascii="Poppins" w:hAnsi="Poppins"/>
                  <w:sz w:val="20"/>
                  <w:szCs w:val="20"/>
                  <w:lang w:eastAsia="ko-KR"/>
                  <w:rPrChange w:id="1936" w:author="thuyhuynh" w:date="2024-01-05T13:12:00Z">
                    <w:rPr>
                      <w:lang w:eastAsia="ko-KR"/>
                    </w:rPr>
                  </w:rPrChange>
                </w:rPr>
                <w:delText>7</w:delText>
              </w:r>
            </w:del>
          </w:ins>
          <w:r w:rsidR="00D93FC5" w:rsidRPr="00F705A3">
            <w:rPr>
              <w:rFonts w:ascii="Poppins" w:hAnsi="Poppins"/>
              <w:sz w:val="20"/>
              <w:szCs w:val="20"/>
              <w:lang w:eastAsia="ko-KR"/>
              <w:rPrChange w:id="1937" w:author="thuyhuynh" w:date="2024-01-05T13:12:00Z">
                <w:rPr>
                  <w:lang w:eastAsia="ko-KR"/>
                </w:rPr>
              </w:rPrChange>
            </w:rPr>
            <w:t xml:space="preserve"> inches)</w:t>
          </w:r>
        </w:p>
        <w:p w:rsidR="00A446B4" w:rsidRPr="00F705A3" w:rsidRDefault="00A446B4" w:rsidP="00A446B4">
          <w:pPr>
            <w:ind w:firstLine="800"/>
            <w:rPr>
              <w:rFonts w:ascii="Poppins" w:hAnsi="Poppins"/>
              <w:sz w:val="20"/>
              <w:szCs w:val="20"/>
              <w:lang w:eastAsia="ko-KR"/>
              <w:rPrChange w:id="1938" w:author="thuyhuynh" w:date="2024-01-05T13:12:00Z">
                <w:rPr>
                  <w:sz w:val="16"/>
                  <w:szCs w:val="16"/>
                  <w:lang w:eastAsia="ko-KR"/>
                </w:rPr>
              </w:rPrChange>
            </w:rPr>
          </w:pPr>
        </w:p>
        <w:p w:rsidR="00205BCE" w:rsidRPr="00F705A3" w:rsidRDefault="00205BCE" w:rsidP="00205BCE">
          <w:pPr>
            <w:widowControl w:val="0"/>
            <w:numPr>
              <w:ilvl w:val="1"/>
              <w:numId w:val="1"/>
            </w:numPr>
            <w:autoSpaceDE w:val="0"/>
            <w:autoSpaceDN w:val="0"/>
            <w:rPr>
              <w:rFonts w:ascii="Poppins" w:hAnsi="Poppins"/>
              <w:b/>
              <w:bCs/>
              <w:sz w:val="20"/>
              <w:szCs w:val="20"/>
              <w:rPrChange w:id="1939" w:author="thuyhuynh" w:date="2024-01-05T13:12:00Z">
                <w:rPr>
                  <w:b/>
                  <w:bCs/>
                </w:rPr>
              </w:rPrChange>
            </w:rPr>
          </w:pPr>
          <w:r w:rsidRPr="00F705A3">
            <w:rPr>
              <w:rFonts w:ascii="Poppins" w:hAnsi="Poppins"/>
              <w:b/>
              <w:bCs/>
              <w:sz w:val="20"/>
              <w:szCs w:val="20"/>
              <w:rPrChange w:id="1940" w:author="thuyhuynh" w:date="2024-01-05T13:12:00Z">
                <w:rPr>
                  <w:b/>
                  <w:bCs/>
                </w:rPr>
              </w:rPrChange>
            </w:rPr>
            <w:t>Infrared LED Illumination</w:t>
          </w:r>
        </w:p>
        <w:p w:rsidR="00205BCE" w:rsidRPr="00F705A3" w:rsidRDefault="00205BCE" w:rsidP="00205BCE">
          <w:pPr>
            <w:ind w:left="180" w:firstLine="800"/>
            <w:rPr>
              <w:rFonts w:ascii="Poppins" w:hAnsi="Poppins" w:cs="Arial-BoldMT"/>
              <w:sz w:val="20"/>
              <w:szCs w:val="20"/>
              <w:lang w:eastAsia="ko-KR"/>
              <w:rPrChange w:id="1941" w:author="thuyhuynh" w:date="2024-01-05T13:12:00Z">
                <w:rPr>
                  <w:rFonts w:cs="Arial-BoldMT"/>
                  <w:lang w:eastAsia="ko-KR"/>
                </w:rPr>
              </w:rPrChange>
            </w:rPr>
          </w:pPr>
          <w:r w:rsidRPr="00F705A3">
            <w:rPr>
              <w:rFonts w:ascii="Poppins" w:hAnsi="Poppins" w:cs="Arial-BoldMT"/>
              <w:sz w:val="20"/>
              <w:szCs w:val="20"/>
              <w:rPrChange w:id="1942" w:author="thuyhuynh" w:date="2024-01-05T13:12:00Z">
                <w:rPr>
                  <w:rFonts w:cs="Arial-BoldMT"/>
                </w:rPr>
              </w:rPrChange>
            </w:rPr>
            <w:t xml:space="preserve">Radiant Intensity:  </w:t>
          </w:r>
          <w:proofErr w:type="gramStart"/>
          <w:r w:rsidRPr="00F705A3">
            <w:rPr>
              <w:rFonts w:ascii="Poppins" w:eastAsia="Malgun Gothic" w:hAnsi="Poppins"/>
              <w:sz w:val="20"/>
              <w:szCs w:val="20"/>
              <w:rPrChange w:id="1943" w:author="thuyhuynh" w:date="2024-01-05T13:12:00Z">
                <w:rPr>
                  <w:rFonts w:eastAsia="Malgun Gothic"/>
                </w:rPr>
              </w:rPrChange>
            </w:rPr>
            <w:t xml:space="preserve">0.2 </w:t>
          </w:r>
          <w:proofErr w:type="spellStart"/>
          <w:r w:rsidRPr="00F705A3">
            <w:rPr>
              <w:rFonts w:ascii="Poppins" w:eastAsia="Malgun Gothic" w:hAnsi="Poppins"/>
              <w:sz w:val="20"/>
              <w:szCs w:val="20"/>
              <w:rPrChange w:id="1944" w:author="thuyhuynh" w:date="2024-01-05T13:12:00Z">
                <w:rPr>
                  <w:rFonts w:eastAsia="Malgun Gothic"/>
                </w:rPr>
              </w:rPrChange>
            </w:rPr>
            <w:t>mW</w:t>
          </w:r>
          <w:proofErr w:type="spellEnd"/>
          <w:r w:rsidRPr="00F705A3">
            <w:rPr>
              <w:rFonts w:ascii="Poppins" w:eastAsia="Malgun Gothic" w:hAnsi="Poppins"/>
              <w:sz w:val="20"/>
              <w:szCs w:val="20"/>
              <w:rPrChange w:id="1945" w:author="thuyhuynh" w:date="2024-01-05T13:12:00Z">
                <w:rPr>
                  <w:rFonts w:eastAsia="Malgun Gothic"/>
                </w:rPr>
              </w:rPrChange>
            </w:rPr>
            <w:t>/cm</w:t>
          </w:r>
          <w:r w:rsidRPr="00F705A3">
            <w:rPr>
              <w:rFonts w:ascii="Poppins" w:eastAsia="Malgun Gothic" w:hAnsi="Poppins"/>
              <w:sz w:val="20"/>
              <w:szCs w:val="20"/>
              <w:vertAlign w:val="superscript"/>
              <w:rPrChange w:id="1946" w:author="thuyhuynh" w:date="2024-01-05T13:12:00Z">
                <w:rPr>
                  <w:rFonts w:eastAsia="Malgun Gothic"/>
                  <w:vertAlign w:val="superscript"/>
                </w:rPr>
              </w:rPrChange>
            </w:rPr>
            <w:t>2</w:t>
          </w:r>
          <w:r w:rsidRPr="00F705A3">
            <w:rPr>
              <w:rFonts w:ascii="Poppins" w:eastAsia="Malgun Gothic" w:hAnsi="Poppins"/>
              <w:sz w:val="20"/>
              <w:szCs w:val="20"/>
              <w:rPrChange w:id="1947" w:author="thuyhuynh" w:date="2024-01-05T13:12:00Z">
                <w:rPr>
                  <w:rFonts w:eastAsia="Malgun Gothic"/>
                </w:rPr>
              </w:rPrChange>
            </w:rPr>
            <w:t xml:space="preserve"> </w:t>
          </w:r>
          <w:r w:rsidRPr="00F705A3">
            <w:rPr>
              <w:rFonts w:ascii="Poppins" w:hAnsi="Poppins"/>
              <w:bCs/>
              <w:sz w:val="20"/>
              <w:szCs w:val="20"/>
              <w:rPrChange w:id="1948" w:author="thuyhuynh" w:date="2024-01-05T13:12:00Z">
                <w:rPr>
                  <w:bCs/>
                </w:rPr>
              </w:rPrChange>
            </w:rPr>
            <w:t>(700-900 nm)</w:t>
          </w:r>
          <w:proofErr w:type="gramEnd"/>
        </w:p>
        <w:p w:rsidR="00205BCE" w:rsidRPr="00F705A3" w:rsidRDefault="00205BCE" w:rsidP="00205BCE">
          <w:pPr>
            <w:ind w:left="180" w:firstLine="800"/>
            <w:rPr>
              <w:rFonts w:ascii="Poppins" w:hAnsi="Poppins" w:cs="Arial"/>
              <w:sz w:val="20"/>
              <w:szCs w:val="20"/>
              <w:rPrChange w:id="1949" w:author="thuyhuynh" w:date="2024-01-05T13:12:00Z">
                <w:rPr>
                  <w:rFonts w:cs="Arial"/>
                </w:rPr>
              </w:rPrChange>
            </w:rPr>
          </w:pPr>
          <w:r w:rsidRPr="00F705A3">
            <w:rPr>
              <w:rFonts w:ascii="Poppins" w:hAnsi="Poppins" w:cs="Arial"/>
              <w:sz w:val="20"/>
              <w:szCs w:val="20"/>
              <w:rPrChange w:id="1950" w:author="thuyhuynh" w:date="2024-01-05T13:12:00Z">
                <w:rPr>
                  <w:rFonts w:cs="Arial"/>
                </w:rPr>
              </w:rPrChange>
            </w:rPr>
            <w:t xml:space="preserve">(Less than 2% of the LED Eye Safety Standard Regulation </w:t>
          </w:r>
          <w:proofErr w:type="gramStart"/>
          <w:r w:rsidR="009B6181" w:rsidRPr="00F705A3">
            <w:rPr>
              <w:rFonts w:ascii="Poppins" w:hAnsi="Poppins" w:cs="Arial"/>
              <w:sz w:val="20"/>
              <w:szCs w:val="20"/>
              <w:lang w:eastAsia="ko-KR"/>
              <w:rPrChange w:id="1951" w:author="thuyhuynh" w:date="2024-01-05T13:12:00Z">
                <w:rPr>
                  <w:rFonts w:cs="Arial"/>
                  <w:lang w:eastAsia="ko-KR"/>
                </w:rPr>
              </w:rPrChange>
            </w:rPr>
            <w:t xml:space="preserve">of </w:t>
          </w:r>
          <w:r w:rsidRPr="00F705A3">
            <w:rPr>
              <w:rFonts w:ascii="Poppins" w:hAnsi="Poppins" w:cs="Arial"/>
              <w:sz w:val="20"/>
              <w:szCs w:val="20"/>
              <w:rPrChange w:id="1952" w:author="thuyhuynh" w:date="2024-01-05T13:12:00Z">
                <w:rPr>
                  <w:rFonts w:cs="Arial"/>
                </w:rPr>
              </w:rPrChange>
            </w:rPr>
            <w:t xml:space="preserve">10 </w:t>
          </w:r>
          <w:proofErr w:type="spellStart"/>
          <w:r w:rsidRPr="00F705A3">
            <w:rPr>
              <w:rFonts w:ascii="Poppins" w:hAnsi="Poppins" w:cs="Arial"/>
              <w:sz w:val="20"/>
              <w:szCs w:val="20"/>
              <w:rPrChange w:id="1953" w:author="thuyhuynh" w:date="2024-01-05T13:12:00Z">
                <w:rPr>
                  <w:rFonts w:cs="Arial"/>
                </w:rPr>
              </w:rPrChange>
            </w:rPr>
            <w:t>mW</w:t>
          </w:r>
          <w:proofErr w:type="spellEnd"/>
          <w:r w:rsidRPr="00F705A3">
            <w:rPr>
              <w:rFonts w:ascii="Poppins" w:hAnsi="Poppins" w:cs="Arial"/>
              <w:sz w:val="20"/>
              <w:szCs w:val="20"/>
              <w:rPrChange w:id="1954" w:author="thuyhuynh" w:date="2024-01-05T13:12:00Z">
                <w:rPr>
                  <w:rFonts w:cs="Arial"/>
                </w:rPr>
              </w:rPrChange>
            </w:rPr>
            <w:t>/cm</w:t>
          </w:r>
          <w:r w:rsidRPr="00F705A3">
            <w:rPr>
              <w:rFonts w:ascii="Poppins" w:hAnsi="Poppins" w:cs="Arial"/>
              <w:sz w:val="20"/>
              <w:szCs w:val="20"/>
              <w:vertAlign w:val="superscript"/>
              <w:rPrChange w:id="1955" w:author="thuyhuynh" w:date="2024-01-05T13:12:00Z">
                <w:rPr>
                  <w:rFonts w:cs="Arial"/>
                  <w:vertAlign w:val="superscript"/>
                </w:rPr>
              </w:rPrChange>
            </w:rPr>
            <w:t>2</w:t>
          </w:r>
          <w:proofErr w:type="gramEnd"/>
          <w:r w:rsidRPr="00F705A3">
            <w:rPr>
              <w:rFonts w:ascii="Poppins" w:hAnsi="Poppins" w:cs="Arial"/>
              <w:sz w:val="20"/>
              <w:szCs w:val="20"/>
              <w:rPrChange w:id="1956" w:author="thuyhuynh" w:date="2024-01-05T13:12:00Z">
                <w:rPr>
                  <w:rFonts w:cs="Arial"/>
                </w:rPr>
              </w:rPrChange>
            </w:rPr>
            <w:t>.)</w:t>
          </w:r>
        </w:p>
        <w:p w:rsidR="00205BCE" w:rsidRPr="00F705A3" w:rsidRDefault="00205BCE" w:rsidP="00A446B4">
          <w:pPr>
            <w:ind w:firstLine="800"/>
            <w:rPr>
              <w:rFonts w:ascii="Poppins" w:hAnsi="Poppins"/>
              <w:sz w:val="20"/>
              <w:szCs w:val="20"/>
              <w:lang w:eastAsia="ko-KR"/>
              <w:rPrChange w:id="1957" w:author="thuyhuynh" w:date="2024-01-05T13:12:00Z">
                <w:rPr>
                  <w:sz w:val="16"/>
                  <w:szCs w:val="16"/>
                  <w:lang w:eastAsia="ko-KR"/>
                </w:rPr>
              </w:rPrChange>
            </w:rPr>
          </w:pPr>
        </w:p>
        <w:p w:rsidR="00A446B4" w:rsidRPr="00F705A3" w:rsidRDefault="00A446B4" w:rsidP="00A446B4">
          <w:pPr>
            <w:widowControl w:val="0"/>
            <w:numPr>
              <w:ilvl w:val="1"/>
              <w:numId w:val="1"/>
            </w:numPr>
            <w:autoSpaceDE w:val="0"/>
            <w:autoSpaceDN w:val="0"/>
            <w:rPr>
              <w:rFonts w:ascii="Poppins" w:hAnsi="Poppins"/>
              <w:b/>
              <w:bCs/>
              <w:sz w:val="20"/>
              <w:szCs w:val="20"/>
              <w:rPrChange w:id="1958" w:author="thuyhuynh" w:date="2024-01-05T13:12:00Z">
                <w:rPr>
                  <w:b/>
                  <w:bCs/>
                </w:rPr>
              </w:rPrChange>
            </w:rPr>
          </w:pPr>
          <w:r w:rsidRPr="00F705A3">
            <w:rPr>
              <w:rFonts w:ascii="Poppins" w:hAnsi="Poppins"/>
              <w:b/>
              <w:bCs/>
              <w:sz w:val="20"/>
              <w:szCs w:val="20"/>
              <w:rPrChange w:id="1959" w:author="thuyhuynh" w:date="2024-01-05T13:12:00Z">
                <w:rPr>
                  <w:b/>
                  <w:bCs/>
                </w:rPr>
              </w:rPrChange>
            </w:rPr>
            <w:t>Memory</w:t>
          </w:r>
        </w:p>
        <w:p w:rsidR="00A446B4" w:rsidRPr="00F705A3" w:rsidRDefault="00F45690" w:rsidP="00A446B4">
          <w:pPr>
            <w:ind w:left="180" w:firstLine="800"/>
            <w:rPr>
              <w:rFonts w:ascii="Poppins" w:hAnsi="Poppins"/>
              <w:sz w:val="20"/>
              <w:szCs w:val="20"/>
              <w:rPrChange w:id="1960" w:author="thuyhuynh" w:date="2024-01-05T13:12:00Z">
                <w:rPr/>
              </w:rPrChange>
            </w:rPr>
          </w:pPr>
          <w:ins w:id="1961" w:author="조준영" w:date="2021-05-10T16:16:00Z">
            <w:r w:rsidRPr="00F705A3">
              <w:rPr>
                <w:rFonts w:ascii="Poppins" w:hAnsi="Poppins" w:cs="Arial-BoldMT"/>
                <w:sz w:val="20"/>
                <w:szCs w:val="20"/>
                <w:lang w:eastAsia="ko-KR"/>
                <w:rPrChange w:id="1962" w:author="thuyhuynh" w:date="2024-01-05T13:12:00Z">
                  <w:rPr>
                    <w:rFonts w:cs="Arial-BoldMT"/>
                    <w:lang w:eastAsia="ko-KR"/>
                  </w:rPr>
                </w:rPrChange>
              </w:rPr>
              <w:t>1024</w:t>
            </w:r>
          </w:ins>
          <w:del w:id="1963" w:author="조준영" w:date="2021-05-10T16:16:00Z">
            <w:r w:rsidR="00A446B4" w:rsidRPr="00F705A3" w:rsidDel="00F45690">
              <w:rPr>
                <w:rFonts w:ascii="Poppins" w:hAnsi="Poppins" w:cs="Arial-BoldMT"/>
                <w:sz w:val="20"/>
                <w:szCs w:val="20"/>
                <w:rPrChange w:id="1964" w:author="thuyhuynh" w:date="2024-01-05T13:12:00Z">
                  <w:rPr>
                    <w:rFonts w:cs="Arial-BoldMT"/>
                  </w:rPr>
                </w:rPrChange>
              </w:rPr>
              <w:delText>64</w:delText>
            </w:r>
          </w:del>
          <w:r w:rsidR="00A446B4" w:rsidRPr="00F705A3">
            <w:rPr>
              <w:rFonts w:ascii="Poppins" w:hAnsi="Poppins" w:cs="Arial-BoldMT"/>
              <w:sz w:val="20"/>
              <w:szCs w:val="20"/>
              <w:rPrChange w:id="1965" w:author="thuyhuynh" w:date="2024-01-05T13:12:00Z">
                <w:rPr>
                  <w:rFonts w:cs="Arial-BoldMT"/>
                </w:rPr>
              </w:rPrChange>
            </w:rPr>
            <w:t xml:space="preserve"> MB NAND Flash Memory</w:t>
          </w:r>
        </w:p>
        <w:p w:rsidR="00A446B4" w:rsidRPr="00F705A3" w:rsidRDefault="00565EEB" w:rsidP="00A446B4">
          <w:pPr>
            <w:ind w:left="180" w:firstLine="800"/>
            <w:rPr>
              <w:rFonts w:ascii="Poppins" w:hAnsi="Poppins" w:cs="Arial"/>
              <w:sz w:val="20"/>
              <w:szCs w:val="20"/>
              <w:lang w:eastAsia="ko-KR"/>
              <w:rPrChange w:id="1966" w:author="thuyhuynh" w:date="2024-01-05T13:12:00Z">
                <w:rPr>
                  <w:rFonts w:cs="Arial"/>
                  <w:lang w:eastAsia="ko-KR"/>
                </w:rPr>
              </w:rPrChange>
            </w:rPr>
          </w:pPr>
          <w:r w:rsidRPr="00F705A3">
            <w:rPr>
              <w:rFonts w:ascii="Poppins" w:hAnsi="Poppins" w:cs="Arial"/>
              <w:sz w:val="20"/>
              <w:szCs w:val="20"/>
              <w:lang w:eastAsia="ko-KR"/>
              <w:rPrChange w:id="1967" w:author="thuyhuynh" w:date="2024-01-05T13:12:00Z">
                <w:rPr>
                  <w:rFonts w:cs="Arial"/>
                  <w:lang w:eastAsia="ko-KR"/>
                </w:rPr>
              </w:rPrChange>
            </w:rPr>
            <w:t>1</w:t>
          </w:r>
          <w:ins w:id="1968" w:author="조준영" w:date="2021-05-10T16:14:00Z">
            <w:r w:rsidR="00F45690" w:rsidRPr="00F705A3">
              <w:rPr>
                <w:rFonts w:ascii="Poppins" w:hAnsi="Poppins" w:cs="Arial"/>
                <w:sz w:val="20"/>
                <w:szCs w:val="20"/>
                <w:lang w:eastAsia="ko-KR"/>
                <w:rPrChange w:id="1969" w:author="thuyhuynh" w:date="2024-01-05T13:12:00Z">
                  <w:rPr>
                    <w:rFonts w:cs="Arial"/>
                    <w:lang w:eastAsia="ko-KR"/>
                  </w:rPr>
                </w:rPrChange>
              </w:rPr>
              <w:t>024</w:t>
            </w:r>
          </w:ins>
          <w:del w:id="1970" w:author="조준영" w:date="2021-05-10T16:14:00Z">
            <w:r w:rsidRPr="00F705A3" w:rsidDel="00F45690">
              <w:rPr>
                <w:rFonts w:ascii="Poppins" w:hAnsi="Poppins" w:cs="Arial"/>
                <w:sz w:val="20"/>
                <w:szCs w:val="20"/>
                <w:lang w:eastAsia="ko-KR"/>
                <w:rPrChange w:id="1971" w:author="thuyhuynh" w:date="2024-01-05T13:12:00Z">
                  <w:rPr>
                    <w:rFonts w:cs="Arial"/>
                    <w:lang w:eastAsia="ko-KR"/>
                  </w:rPr>
                </w:rPrChange>
              </w:rPr>
              <w:delText>28</w:delText>
            </w:r>
          </w:del>
          <w:r w:rsidR="000E2602" w:rsidRPr="00F705A3">
            <w:rPr>
              <w:rFonts w:ascii="Poppins" w:hAnsi="Poppins" w:cs="Arial"/>
              <w:sz w:val="20"/>
              <w:szCs w:val="20"/>
              <w:lang w:eastAsia="ko-KR"/>
              <w:rPrChange w:id="1972" w:author="thuyhuynh" w:date="2024-01-05T13:12:00Z">
                <w:rPr>
                  <w:rFonts w:cs="Arial"/>
                  <w:lang w:eastAsia="ko-KR"/>
                </w:rPr>
              </w:rPrChange>
            </w:rPr>
            <w:t xml:space="preserve"> </w:t>
          </w:r>
          <w:r w:rsidR="00A446B4" w:rsidRPr="00F705A3">
            <w:rPr>
              <w:rFonts w:ascii="Poppins" w:hAnsi="Poppins" w:cs="Arial"/>
              <w:sz w:val="20"/>
              <w:szCs w:val="20"/>
              <w:rPrChange w:id="1973" w:author="thuyhuynh" w:date="2024-01-05T13:12:00Z">
                <w:rPr>
                  <w:rFonts w:cs="Arial"/>
                </w:rPr>
              </w:rPrChange>
            </w:rPr>
            <w:t xml:space="preserve">MB Mobile </w:t>
          </w:r>
          <w:r w:rsidRPr="00F705A3">
            <w:rPr>
              <w:rFonts w:ascii="Poppins" w:hAnsi="Poppins" w:cs="Arial"/>
              <w:sz w:val="20"/>
              <w:szCs w:val="20"/>
              <w:lang w:eastAsia="ko-KR"/>
              <w:rPrChange w:id="1974" w:author="thuyhuynh" w:date="2024-01-05T13:12:00Z">
                <w:rPr>
                  <w:rFonts w:cs="Arial"/>
                  <w:lang w:eastAsia="ko-KR"/>
                </w:rPr>
              </w:rPrChange>
            </w:rPr>
            <w:t xml:space="preserve">DDR </w:t>
          </w:r>
          <w:r w:rsidR="00A446B4" w:rsidRPr="00F705A3">
            <w:rPr>
              <w:rFonts w:ascii="Poppins" w:hAnsi="Poppins" w:cs="Arial"/>
              <w:sz w:val="20"/>
              <w:szCs w:val="20"/>
              <w:rPrChange w:id="1975" w:author="thuyhuynh" w:date="2024-01-05T13:12:00Z">
                <w:rPr>
                  <w:rFonts w:cs="Arial"/>
                </w:rPr>
              </w:rPrChange>
            </w:rPr>
            <w:t>SDRAM</w:t>
          </w:r>
        </w:p>
        <w:p w:rsidR="00A446B4" w:rsidRPr="00F705A3" w:rsidRDefault="00A446B4" w:rsidP="00A446B4">
          <w:pPr>
            <w:ind w:firstLine="800"/>
            <w:rPr>
              <w:rFonts w:ascii="Poppins" w:hAnsi="Poppins"/>
              <w:sz w:val="20"/>
              <w:szCs w:val="20"/>
              <w:rPrChange w:id="1976" w:author="thuyhuynh" w:date="2024-01-05T13:12:00Z">
                <w:rPr>
                  <w:sz w:val="16"/>
                  <w:szCs w:val="16"/>
                </w:rPr>
              </w:rPrChange>
            </w:rPr>
          </w:pPr>
        </w:p>
        <w:p w:rsidR="00A446B4" w:rsidRPr="00F705A3" w:rsidRDefault="00A446B4" w:rsidP="00A446B4">
          <w:pPr>
            <w:widowControl w:val="0"/>
            <w:numPr>
              <w:ilvl w:val="1"/>
              <w:numId w:val="1"/>
            </w:numPr>
            <w:autoSpaceDE w:val="0"/>
            <w:autoSpaceDN w:val="0"/>
            <w:rPr>
              <w:rFonts w:ascii="Poppins" w:hAnsi="Poppins"/>
              <w:b/>
              <w:bCs/>
              <w:sz w:val="20"/>
              <w:szCs w:val="20"/>
              <w:rPrChange w:id="1977" w:author="thuyhuynh" w:date="2024-01-05T13:12:00Z">
                <w:rPr>
                  <w:b/>
                  <w:bCs/>
                </w:rPr>
              </w:rPrChange>
            </w:rPr>
          </w:pPr>
          <w:r w:rsidRPr="00F705A3">
            <w:rPr>
              <w:rFonts w:ascii="Poppins" w:hAnsi="Poppins"/>
              <w:b/>
              <w:bCs/>
              <w:sz w:val="20"/>
              <w:szCs w:val="20"/>
              <w:rPrChange w:id="1978" w:author="thuyhuynh" w:date="2024-01-05T13:12:00Z">
                <w:rPr>
                  <w:b/>
                  <w:bCs/>
                </w:rPr>
              </w:rPrChange>
            </w:rPr>
            <w:t>External Connection</w:t>
          </w:r>
        </w:p>
        <w:p w:rsidR="00A446B4" w:rsidRPr="00F705A3" w:rsidRDefault="00A446B4" w:rsidP="00A446B4">
          <w:pPr>
            <w:ind w:left="180" w:firstLine="800"/>
            <w:rPr>
              <w:rFonts w:ascii="Poppins" w:hAnsi="Poppins"/>
              <w:sz w:val="20"/>
              <w:szCs w:val="20"/>
              <w:lang w:eastAsia="ko-KR"/>
              <w:rPrChange w:id="1979" w:author="thuyhuynh" w:date="2024-01-05T13:12:00Z">
                <w:rPr>
                  <w:sz w:val="16"/>
                  <w:szCs w:val="16"/>
                  <w:lang w:eastAsia="ko-KR"/>
                </w:rPr>
              </w:rPrChange>
            </w:rPr>
          </w:pPr>
          <w:r w:rsidRPr="00F705A3">
            <w:rPr>
              <w:rFonts w:ascii="Poppins" w:hAnsi="Poppins"/>
              <w:sz w:val="20"/>
              <w:szCs w:val="20"/>
              <w:lang w:eastAsia="ko-KR"/>
              <w:rPrChange w:id="1980" w:author="thuyhuynh" w:date="2024-01-05T13:12:00Z">
                <w:rPr>
                  <w:lang w:eastAsia="ko-KR"/>
                </w:rPr>
              </w:rPrChange>
            </w:rPr>
            <w:t xml:space="preserve">1 </w:t>
          </w:r>
          <w:r w:rsidRPr="00F705A3">
            <w:rPr>
              <w:rFonts w:ascii="Poppins" w:hAnsi="Poppins"/>
              <w:sz w:val="20"/>
              <w:szCs w:val="20"/>
              <w:rPrChange w:id="1981" w:author="thuyhuynh" w:date="2024-01-05T13:12:00Z">
                <w:rPr/>
              </w:rPrChange>
            </w:rPr>
            <w:t>USB Connection (supports</w:t>
          </w:r>
          <w:r w:rsidRPr="00F705A3">
            <w:rPr>
              <w:rFonts w:ascii="Poppins" w:hAnsi="Poppins"/>
              <w:sz w:val="20"/>
              <w:szCs w:val="20"/>
              <w:lang w:eastAsia="ko-KR"/>
              <w:rPrChange w:id="1982" w:author="thuyhuynh" w:date="2024-01-05T13:12:00Z">
                <w:rPr>
                  <w:lang w:eastAsia="ko-KR"/>
                </w:rPr>
              </w:rPrChange>
            </w:rPr>
            <w:t xml:space="preserve"> </w:t>
          </w:r>
          <w:r w:rsidR="00495B5A" w:rsidRPr="00F705A3">
            <w:rPr>
              <w:rFonts w:ascii="Poppins" w:hAnsi="Poppins"/>
              <w:sz w:val="20"/>
              <w:szCs w:val="20"/>
              <w:lang w:eastAsia="ko-KR"/>
              <w:rPrChange w:id="1983" w:author="thuyhuynh" w:date="2024-01-05T13:12:00Z">
                <w:rPr>
                  <w:lang w:eastAsia="ko-KR"/>
                </w:rPr>
              </w:rPrChange>
            </w:rPr>
            <w:t>USB</w:t>
          </w:r>
          <w:r w:rsidR="000E2602" w:rsidRPr="00F705A3">
            <w:rPr>
              <w:rFonts w:ascii="Poppins" w:hAnsi="Poppins"/>
              <w:sz w:val="20"/>
              <w:szCs w:val="20"/>
              <w:lang w:eastAsia="ko-KR"/>
              <w:rPrChange w:id="1984" w:author="thuyhuynh" w:date="2024-01-05T13:12:00Z">
                <w:rPr>
                  <w:lang w:eastAsia="ko-KR"/>
                </w:rPr>
              </w:rPrChange>
            </w:rPr>
            <w:t xml:space="preserve"> </w:t>
          </w:r>
          <w:r w:rsidR="00495B5A" w:rsidRPr="00F705A3">
            <w:rPr>
              <w:rFonts w:ascii="Poppins" w:hAnsi="Poppins"/>
              <w:sz w:val="20"/>
              <w:szCs w:val="20"/>
              <w:lang w:eastAsia="ko-KR"/>
              <w:rPrChange w:id="1985" w:author="thuyhuynh" w:date="2024-01-05T13:12:00Z">
                <w:rPr>
                  <w:lang w:eastAsia="ko-KR"/>
                </w:rPr>
              </w:rPrChange>
            </w:rPr>
            <w:t>2.0</w:t>
          </w:r>
          <w:r w:rsidRPr="00F705A3">
            <w:rPr>
              <w:rFonts w:ascii="Poppins" w:hAnsi="Poppins"/>
              <w:sz w:val="20"/>
              <w:szCs w:val="20"/>
              <w:lang w:eastAsia="ko-KR"/>
              <w:rPrChange w:id="1986" w:author="thuyhuynh" w:date="2024-01-05T13:12:00Z">
                <w:rPr>
                  <w:lang w:eastAsia="ko-KR"/>
                </w:rPr>
              </w:rPrChange>
            </w:rPr>
            <w:t>)</w:t>
          </w:r>
        </w:p>
        <w:p w:rsidR="006F2EF4" w:rsidRPr="00F705A3" w:rsidRDefault="006F2EF4" w:rsidP="008A37AA">
          <w:pPr>
            <w:ind w:left="180" w:firstLine="800"/>
            <w:rPr>
              <w:rFonts w:ascii="Poppins" w:hAnsi="Poppins" w:cs="Arial"/>
              <w:sz w:val="20"/>
              <w:szCs w:val="20"/>
              <w:lang w:eastAsia="ko-KR"/>
              <w:rPrChange w:id="1987" w:author="thuyhuynh" w:date="2024-01-05T13:12:00Z">
                <w:rPr>
                  <w:rFonts w:cs="Arial"/>
                  <w:lang w:eastAsia="ko-KR"/>
                </w:rPr>
              </w:rPrChange>
            </w:rPr>
          </w:pPr>
        </w:p>
        <w:p w:rsidR="006F2EF4" w:rsidRPr="00F705A3" w:rsidRDefault="006F2EF4" w:rsidP="006F2EF4">
          <w:pPr>
            <w:widowControl w:val="0"/>
            <w:numPr>
              <w:ilvl w:val="1"/>
              <w:numId w:val="1"/>
            </w:numPr>
            <w:autoSpaceDE w:val="0"/>
            <w:autoSpaceDN w:val="0"/>
            <w:rPr>
              <w:rFonts w:ascii="Poppins" w:hAnsi="Poppins"/>
              <w:b/>
              <w:bCs/>
              <w:sz w:val="20"/>
              <w:szCs w:val="20"/>
              <w:rPrChange w:id="1988" w:author="thuyhuynh" w:date="2024-01-05T13:12:00Z">
                <w:rPr>
                  <w:b/>
                  <w:bCs/>
                </w:rPr>
              </w:rPrChange>
            </w:rPr>
          </w:pPr>
          <w:r w:rsidRPr="00F705A3">
            <w:rPr>
              <w:rFonts w:ascii="Poppins" w:hAnsi="Poppins"/>
              <w:b/>
              <w:bCs/>
              <w:sz w:val="20"/>
              <w:szCs w:val="20"/>
              <w:rPrChange w:id="1989" w:author="thuyhuynh" w:date="2024-01-05T13:12:00Z">
                <w:rPr>
                  <w:b/>
                  <w:bCs/>
                </w:rPr>
              </w:rPrChange>
            </w:rPr>
            <w:t>Compliance</w:t>
          </w:r>
        </w:p>
        <w:p w:rsidR="006F2EF4" w:rsidRPr="00F705A3" w:rsidRDefault="006F2EF4" w:rsidP="006F2EF4">
          <w:pPr>
            <w:ind w:left="180" w:firstLine="800"/>
            <w:rPr>
              <w:rFonts w:ascii="Poppins" w:hAnsi="Poppins"/>
              <w:sz w:val="20"/>
              <w:szCs w:val="20"/>
              <w:lang w:eastAsia="ko-KR"/>
              <w:rPrChange w:id="1990" w:author="thuyhuynh" w:date="2024-01-05T13:12:00Z">
                <w:rPr>
                  <w:lang w:eastAsia="ko-KR"/>
                </w:rPr>
              </w:rPrChange>
            </w:rPr>
          </w:pPr>
          <w:r w:rsidRPr="00F705A3">
            <w:rPr>
              <w:rFonts w:ascii="Poppins" w:hAnsi="Poppins"/>
              <w:sz w:val="20"/>
              <w:szCs w:val="20"/>
              <w:lang w:eastAsia="ko-KR"/>
              <w:rPrChange w:id="1991" w:author="thuyhuynh" w:date="2024-01-05T13:12:00Z">
                <w:rPr>
                  <w:lang w:eastAsia="ko-KR"/>
                </w:rPr>
              </w:rPrChange>
            </w:rPr>
            <w:t>Eye safety (IEC 62471:2006-07)</w:t>
          </w:r>
          <w:r w:rsidR="009904B6" w:rsidRPr="00F705A3">
            <w:rPr>
              <w:rFonts w:ascii="Poppins" w:hAnsi="Poppins"/>
              <w:color w:val="FF0000"/>
              <w:sz w:val="20"/>
              <w:szCs w:val="20"/>
              <w:lang w:eastAsia="ko-KR"/>
              <w:rPrChange w:id="1992" w:author="thuyhuynh" w:date="2024-01-05T13:12:00Z">
                <w:rPr>
                  <w:color w:val="FF0000"/>
                  <w:lang w:eastAsia="ko-KR"/>
                </w:rPr>
              </w:rPrChange>
            </w:rPr>
            <w:t xml:space="preserve"> </w:t>
          </w:r>
        </w:p>
        <w:p w:rsidR="0019657C" w:rsidRPr="00F705A3" w:rsidRDefault="009904B6" w:rsidP="006F2EF4">
          <w:pPr>
            <w:ind w:left="180" w:firstLine="800"/>
            <w:rPr>
              <w:rFonts w:ascii="Poppins" w:hAnsi="Poppins" w:cs="Arial-BoldMT"/>
              <w:sz w:val="20"/>
              <w:szCs w:val="20"/>
              <w:lang w:eastAsia="ko-KR"/>
              <w:rPrChange w:id="1993" w:author="thuyhuynh" w:date="2024-01-05T13:12:00Z">
                <w:rPr>
                  <w:rFonts w:cs="Arial-BoldMT"/>
                  <w:lang w:eastAsia="ko-KR"/>
                </w:rPr>
              </w:rPrChange>
            </w:rPr>
          </w:pPr>
          <w:r w:rsidRPr="00F705A3">
            <w:rPr>
              <w:rFonts w:ascii="Poppins" w:hAnsi="Poppins"/>
              <w:sz w:val="20"/>
              <w:szCs w:val="20"/>
              <w:lang w:eastAsia="ko-KR"/>
              <w:rPrChange w:id="1994" w:author="thuyhuynh" w:date="2024-01-05T13:12:00Z">
                <w:rPr>
                  <w:lang w:eastAsia="ko-KR"/>
                </w:rPr>
              </w:rPrChange>
            </w:rPr>
            <w:t>RoHS</w:t>
          </w:r>
          <w:r w:rsidRPr="00F705A3">
            <w:rPr>
              <w:rFonts w:ascii="Poppins" w:hAnsi="Poppins"/>
              <w:color w:val="FF0000"/>
              <w:sz w:val="20"/>
              <w:szCs w:val="20"/>
              <w:lang w:eastAsia="ko-KR"/>
              <w:rPrChange w:id="1995" w:author="thuyhuynh" w:date="2024-01-05T13:12:00Z">
                <w:rPr>
                  <w:color w:val="FF0000"/>
                  <w:lang w:eastAsia="ko-KR"/>
                </w:rPr>
              </w:rPrChange>
            </w:rPr>
            <w:t xml:space="preserve"> </w:t>
          </w:r>
        </w:p>
        <w:p w:rsidR="006F2EF4" w:rsidRPr="00F705A3" w:rsidRDefault="00534385" w:rsidP="008A37AA">
          <w:pPr>
            <w:ind w:left="180" w:firstLine="800"/>
            <w:rPr>
              <w:rFonts w:ascii="Poppins" w:hAnsi="Poppins" w:cs="Arial"/>
              <w:sz w:val="20"/>
              <w:szCs w:val="20"/>
              <w:lang w:eastAsia="ko-KR"/>
              <w:rPrChange w:id="1996" w:author="thuyhuynh" w:date="2024-01-05T13:12:00Z">
                <w:rPr>
                  <w:rFonts w:cs="Arial"/>
                  <w:lang w:eastAsia="ko-KR"/>
                </w:rPr>
              </w:rPrChange>
            </w:rPr>
          </w:pPr>
          <w:r w:rsidRPr="00F705A3">
            <w:rPr>
              <w:rFonts w:ascii="Poppins" w:hAnsi="Poppins" w:cs="Arial"/>
              <w:sz w:val="20"/>
              <w:szCs w:val="20"/>
              <w:lang w:eastAsia="ko-KR"/>
              <w:rPrChange w:id="1997" w:author="thuyhuynh" w:date="2024-01-05T13:12:00Z">
                <w:rPr>
                  <w:rFonts w:cs="Arial"/>
                  <w:lang w:eastAsia="ko-KR"/>
                </w:rPr>
              </w:rPrChange>
            </w:rPr>
            <w:t>FCC Class B</w:t>
          </w:r>
          <w:r w:rsidR="003F2F04" w:rsidRPr="00F705A3">
            <w:rPr>
              <w:rFonts w:ascii="Poppins" w:hAnsi="Poppins" w:cs="Arial"/>
              <w:sz w:val="20"/>
              <w:szCs w:val="20"/>
              <w:lang w:eastAsia="ko-KR"/>
              <w:rPrChange w:id="1998" w:author="thuyhuynh" w:date="2024-01-05T13:12:00Z">
                <w:rPr>
                  <w:rFonts w:cs="Arial"/>
                  <w:lang w:eastAsia="ko-KR"/>
                </w:rPr>
              </w:rPrChange>
            </w:rPr>
            <w:t xml:space="preserve"> </w:t>
          </w:r>
        </w:p>
        <w:p w:rsidR="00D86459" w:rsidRPr="00F705A3" w:rsidRDefault="003F2F04" w:rsidP="008A37AA">
          <w:pPr>
            <w:ind w:left="180" w:firstLine="800"/>
            <w:rPr>
              <w:ins w:id="1999" w:author="jycho" w:date="2014-08-13T13:24:00Z"/>
              <w:rFonts w:ascii="Poppins" w:hAnsi="Poppins" w:cs="Arial"/>
              <w:color w:val="FF0000"/>
              <w:sz w:val="20"/>
              <w:szCs w:val="20"/>
              <w:lang w:eastAsia="ko-KR"/>
              <w:rPrChange w:id="2000" w:author="thuyhuynh" w:date="2024-01-05T13:12:00Z">
                <w:rPr>
                  <w:ins w:id="2001" w:author="jycho" w:date="2014-08-13T13:24:00Z"/>
                  <w:rFonts w:cs="Arial"/>
                  <w:color w:val="FF0000"/>
                  <w:lang w:eastAsia="ko-KR"/>
                </w:rPr>
              </w:rPrChange>
            </w:rPr>
          </w:pPr>
          <w:r w:rsidRPr="00F705A3">
            <w:rPr>
              <w:rFonts w:ascii="Poppins" w:hAnsi="Poppins" w:cs="Arial"/>
              <w:sz w:val="20"/>
              <w:szCs w:val="20"/>
              <w:lang w:eastAsia="ko-KR"/>
              <w:rPrChange w:id="2002" w:author="thuyhuynh" w:date="2024-01-05T13:12:00Z">
                <w:rPr>
                  <w:rFonts w:cs="Arial"/>
                  <w:lang w:eastAsia="ko-KR"/>
                </w:rPr>
              </w:rPrChange>
            </w:rPr>
            <w:t>IP54</w:t>
          </w:r>
          <w:r w:rsidRPr="00F705A3">
            <w:rPr>
              <w:rFonts w:ascii="Poppins" w:hAnsi="Poppins" w:cs="Arial"/>
              <w:color w:val="FF0000"/>
              <w:sz w:val="20"/>
              <w:szCs w:val="20"/>
              <w:lang w:eastAsia="ko-KR"/>
              <w:rPrChange w:id="2003" w:author="thuyhuynh" w:date="2024-01-05T13:12:00Z">
                <w:rPr>
                  <w:rFonts w:cs="Arial"/>
                  <w:color w:val="FF0000"/>
                  <w:lang w:eastAsia="ko-KR"/>
                </w:rPr>
              </w:rPrChange>
            </w:rPr>
            <w:t xml:space="preserve"> </w:t>
          </w:r>
        </w:p>
        <w:p w:rsidR="008D4570" w:rsidRPr="00F705A3" w:rsidRDefault="008D4570" w:rsidP="008D4570">
          <w:pPr>
            <w:widowControl w:val="0"/>
            <w:numPr>
              <w:ilvl w:val="1"/>
              <w:numId w:val="1"/>
            </w:numPr>
            <w:autoSpaceDE w:val="0"/>
            <w:autoSpaceDN w:val="0"/>
            <w:rPr>
              <w:ins w:id="2004" w:author="jycho" w:date="2014-08-13T13:24:00Z"/>
              <w:rFonts w:ascii="Poppins" w:hAnsi="Poppins"/>
              <w:b/>
              <w:bCs/>
              <w:sz w:val="20"/>
              <w:szCs w:val="20"/>
              <w:rPrChange w:id="2005" w:author="thuyhuynh" w:date="2024-01-05T13:12:00Z">
                <w:rPr>
                  <w:ins w:id="2006" w:author="jycho" w:date="2014-08-13T13:24:00Z"/>
                  <w:b/>
                  <w:bCs/>
                </w:rPr>
              </w:rPrChange>
            </w:rPr>
          </w:pPr>
          <w:ins w:id="2007" w:author="jycho" w:date="2014-08-13T13:24:00Z">
            <w:r w:rsidRPr="00F705A3">
              <w:rPr>
                <w:rFonts w:ascii="Poppins" w:hAnsi="Poppins"/>
                <w:b/>
                <w:bCs/>
                <w:sz w:val="20"/>
                <w:szCs w:val="20"/>
                <w:lang w:eastAsia="ko-KR"/>
                <w:rPrChange w:id="2008" w:author="thuyhuynh" w:date="2024-01-05T13:12:00Z">
                  <w:rPr>
                    <w:b/>
                    <w:bCs/>
                    <w:lang w:eastAsia="ko-KR"/>
                  </w:rPr>
                </w:rPrChange>
              </w:rPr>
              <w:t>Memory Warranty</w:t>
            </w:r>
          </w:ins>
        </w:p>
        <w:p w:rsidR="008D4570" w:rsidRPr="00F705A3" w:rsidRDefault="008D4570" w:rsidP="008D4570">
          <w:pPr>
            <w:ind w:leftChars="450" w:left="990"/>
            <w:rPr>
              <w:ins w:id="2009" w:author="jycho" w:date="2014-08-13T13:24:00Z"/>
              <w:rFonts w:ascii="Poppins" w:hAnsi="Poppins"/>
              <w:sz w:val="20"/>
              <w:szCs w:val="20"/>
              <w:lang w:eastAsia="ko-KR"/>
              <w:rPrChange w:id="2010" w:author="thuyhuynh" w:date="2024-01-05T13:12:00Z">
                <w:rPr>
                  <w:ins w:id="2011" w:author="jycho" w:date="2014-08-13T13:24:00Z"/>
                  <w:lang w:eastAsia="ko-KR"/>
                </w:rPr>
              </w:rPrChange>
            </w:rPr>
          </w:pPr>
          <w:ins w:id="2012" w:author="jycho" w:date="2014-08-13T13:24:00Z">
            <w:r w:rsidRPr="00F705A3">
              <w:rPr>
                <w:rFonts w:ascii="Poppins" w:hAnsi="Poppins"/>
                <w:sz w:val="20"/>
                <w:szCs w:val="20"/>
                <w:rPrChange w:id="2013" w:author="thuyhuynh" w:date="2024-01-05T13:12:00Z">
                  <w:rPr/>
                </w:rPrChange>
              </w:rPr>
              <w:t>Iris images will be stored inside the</w:t>
            </w:r>
            <w:r w:rsidRPr="00F705A3">
              <w:rPr>
                <w:rFonts w:ascii="Poppins" w:hAnsi="Poppins"/>
                <w:sz w:val="20"/>
                <w:szCs w:val="20"/>
                <w:lang w:eastAsia="ko-KR"/>
                <w:rPrChange w:id="2014" w:author="thuyhuynh" w:date="2024-01-05T13:12:00Z">
                  <w:rPr>
                    <w:lang w:eastAsia="ko-KR"/>
                  </w:rPr>
                </w:rPrChange>
              </w:rPr>
              <w:t xml:space="preserve"> </w:t>
            </w:r>
            <w:r w:rsidRPr="00F705A3">
              <w:rPr>
                <w:rFonts w:ascii="Poppins" w:hAnsi="Poppins"/>
                <w:sz w:val="20"/>
                <w:szCs w:val="20"/>
                <w:rPrChange w:id="2015" w:author="thuyhuynh" w:date="2024-01-05T13:12:00Z">
                  <w:rPr/>
                </w:rPrChange>
              </w:rPr>
              <w:t>memory of device.  This</w:t>
            </w:r>
            <w:r w:rsidRPr="00F705A3">
              <w:rPr>
                <w:rFonts w:ascii="Poppins" w:hAnsi="Poppins"/>
                <w:sz w:val="20"/>
                <w:szCs w:val="20"/>
                <w:lang w:eastAsia="ko-KR"/>
                <w:rPrChange w:id="2016" w:author="thuyhuynh" w:date="2024-01-05T13:12:00Z">
                  <w:rPr>
                    <w:lang w:eastAsia="ko-KR"/>
                  </w:rPr>
                </w:rPrChange>
              </w:rPr>
              <w:t xml:space="preserve"> </w:t>
            </w:r>
            <w:r w:rsidRPr="00F705A3">
              <w:rPr>
                <w:rFonts w:ascii="Poppins" w:hAnsi="Poppins"/>
                <w:sz w:val="20"/>
                <w:szCs w:val="20"/>
                <w:rPrChange w:id="2017" w:author="thuyhuynh" w:date="2024-01-05T13:12:00Z">
                  <w:rPr/>
                </w:rPrChange>
              </w:rPr>
              <w:t xml:space="preserve">memory is warranted for storing and deleting up to 100,000 </w:t>
            </w:r>
            <w:r w:rsidRPr="00F705A3">
              <w:rPr>
                <w:rFonts w:ascii="Poppins" w:hAnsi="Poppins"/>
                <w:sz w:val="20"/>
                <w:szCs w:val="20"/>
                <w:lang w:eastAsia="ko-KR"/>
                <w:rPrChange w:id="2018" w:author="thuyhuynh" w:date="2024-01-05T13:12:00Z">
                  <w:rPr>
                    <w:lang w:eastAsia="ko-KR"/>
                  </w:rPr>
                </w:rPrChange>
              </w:rPr>
              <w:t>cycle</w:t>
            </w:r>
            <w:r w:rsidRPr="00F705A3">
              <w:rPr>
                <w:rFonts w:ascii="Poppins" w:hAnsi="Poppins"/>
                <w:sz w:val="20"/>
                <w:szCs w:val="20"/>
                <w:rPrChange w:id="2019" w:author="thuyhuynh" w:date="2024-01-05T13:12:00Z">
                  <w:rPr/>
                </w:rPrChange>
              </w:rPr>
              <w:t>s.  Therefore, if the count of stored</w:t>
            </w:r>
            <w:r w:rsidRPr="00F705A3">
              <w:rPr>
                <w:rFonts w:ascii="Poppins" w:hAnsi="Poppins"/>
                <w:sz w:val="20"/>
                <w:szCs w:val="20"/>
                <w:lang w:eastAsia="ko-KR"/>
                <w:rPrChange w:id="2020" w:author="thuyhuynh" w:date="2024-01-05T13:12:00Z">
                  <w:rPr>
                    <w:lang w:eastAsia="ko-KR"/>
                  </w:rPr>
                </w:rPrChange>
              </w:rPr>
              <w:t>/</w:t>
            </w:r>
            <w:r w:rsidRPr="00F705A3">
              <w:rPr>
                <w:rFonts w:ascii="Poppins" w:hAnsi="Poppins"/>
                <w:sz w:val="20"/>
                <w:szCs w:val="20"/>
                <w:rPrChange w:id="2021" w:author="thuyhuynh" w:date="2024-01-05T13:12:00Z">
                  <w:rPr/>
                </w:rPrChange>
              </w:rPr>
              <w:t xml:space="preserve">deleted images exceed </w:t>
            </w:r>
            <w:r w:rsidRPr="00F705A3">
              <w:rPr>
                <w:rFonts w:ascii="Poppins" w:hAnsi="Poppins"/>
                <w:sz w:val="20"/>
                <w:szCs w:val="20"/>
                <w:lang w:eastAsia="ko-KR"/>
                <w:rPrChange w:id="2022" w:author="thuyhuynh" w:date="2024-01-05T13:12:00Z">
                  <w:rPr>
                    <w:lang w:eastAsia="ko-KR"/>
                  </w:rPr>
                </w:rPrChange>
              </w:rPr>
              <w:t>100,000 cycles</w:t>
            </w:r>
            <w:r w:rsidRPr="00F705A3">
              <w:rPr>
                <w:rFonts w:ascii="Poppins" w:hAnsi="Poppins"/>
                <w:sz w:val="20"/>
                <w:szCs w:val="20"/>
                <w:rPrChange w:id="2023" w:author="thuyhuynh" w:date="2024-01-05T13:12:00Z">
                  <w:rPr/>
                </w:rPrChange>
              </w:rPr>
              <w:t>, the device will be out of warranty</w:t>
            </w:r>
          </w:ins>
        </w:p>
        <w:p w:rsidR="008D4570" w:rsidRPr="00F705A3" w:rsidRDefault="008D4570" w:rsidP="008D4570">
          <w:pPr>
            <w:ind w:left="180" w:firstLine="800"/>
            <w:rPr>
              <w:ins w:id="2024" w:author="jycho" w:date="2014-08-13T13:24:00Z"/>
              <w:rFonts w:ascii="Poppins" w:hAnsi="Poppins"/>
              <w:sz w:val="20"/>
              <w:szCs w:val="20"/>
              <w:lang w:eastAsia="ko-KR"/>
              <w:rPrChange w:id="2025" w:author="thuyhuynh" w:date="2024-01-05T13:12:00Z">
                <w:rPr>
                  <w:ins w:id="2026" w:author="jycho" w:date="2014-08-13T13:24:00Z"/>
                  <w:lang w:eastAsia="ko-KR"/>
                </w:rPr>
              </w:rPrChange>
            </w:rPr>
          </w:pPr>
        </w:p>
        <w:p w:rsidR="008D4570" w:rsidRPr="00F705A3" w:rsidRDefault="008D4570" w:rsidP="008D4570">
          <w:pPr>
            <w:ind w:left="180" w:firstLine="800"/>
            <w:jc w:val="center"/>
            <w:rPr>
              <w:ins w:id="2027" w:author="jycho" w:date="2014-08-13T13:24:00Z"/>
              <w:rFonts w:ascii="Poppins" w:hAnsi="Poppins"/>
              <w:sz w:val="20"/>
              <w:szCs w:val="20"/>
              <w:lang w:eastAsia="ko-KR"/>
              <w:rPrChange w:id="2028" w:author="thuyhuynh" w:date="2024-01-05T13:12:00Z">
                <w:rPr>
                  <w:ins w:id="2029" w:author="jycho" w:date="2014-08-13T13:24:00Z"/>
                  <w:lang w:eastAsia="ko-KR"/>
                </w:rPr>
              </w:rPrChange>
            </w:rPr>
          </w:pPr>
          <w:ins w:id="2030" w:author="jycho" w:date="2014-08-13T13:24:00Z">
            <w:r w:rsidRPr="00F705A3">
              <w:rPr>
                <w:rFonts w:ascii="Poppins" w:hAnsi="Poppins"/>
                <w:noProof/>
                <w:sz w:val="20"/>
                <w:szCs w:val="20"/>
                <w:rPrChange w:id="2031" w:author="Unknown">
                  <w:rPr>
                    <w:noProof/>
                  </w:rPr>
                </w:rPrChange>
              </w:rPr>
              <w:lastRenderedPageBreak/>
              <w:drawing>
                <wp:inline distT="0" distB="0" distL="0" distR="0" wp14:anchorId="49F2A92B" wp14:editId="7D50B015">
                  <wp:extent cx="4399472" cy="891237"/>
                  <wp:effectExtent l="0" t="0" r="1270" b="4445"/>
                  <wp:docPr id="71" name="그림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12.jpg"/>
                          <pic:cNvPicPr/>
                        </pic:nvPicPr>
                        <pic:blipFill>
                          <a:blip r:embed="rId20">
                            <a:extLst>
                              <a:ext uri="{28A0092B-C50C-407E-A947-70E740481C1C}">
                                <a14:useLocalDpi xmlns:a14="http://schemas.microsoft.com/office/drawing/2010/main" val="0"/>
                              </a:ext>
                            </a:extLst>
                          </a:blip>
                          <a:stretch>
                            <a:fillRect/>
                          </a:stretch>
                        </pic:blipFill>
                        <pic:spPr>
                          <a:xfrm>
                            <a:off x="0" y="0"/>
                            <a:ext cx="4416133" cy="894612"/>
                          </a:xfrm>
                          <a:prstGeom prst="rect">
                            <a:avLst/>
                          </a:prstGeom>
                        </pic:spPr>
                      </pic:pic>
                    </a:graphicData>
                  </a:graphic>
                </wp:inline>
              </w:drawing>
            </w:r>
          </w:ins>
        </w:p>
        <w:p w:rsidR="008D4570" w:rsidRPr="00F705A3" w:rsidRDefault="008D4570" w:rsidP="008D4570">
          <w:pPr>
            <w:ind w:left="180" w:firstLine="800"/>
            <w:rPr>
              <w:ins w:id="2032" w:author="jycho" w:date="2014-08-13T13:24:00Z"/>
              <w:rFonts w:ascii="Poppins" w:hAnsi="Poppins"/>
              <w:sz w:val="20"/>
              <w:szCs w:val="20"/>
              <w:lang w:eastAsia="ko-KR"/>
              <w:rPrChange w:id="2033" w:author="thuyhuynh" w:date="2024-01-05T13:12:00Z">
                <w:rPr>
                  <w:ins w:id="2034" w:author="jycho" w:date="2014-08-13T13:24:00Z"/>
                  <w:lang w:eastAsia="ko-KR"/>
                </w:rPr>
              </w:rPrChange>
            </w:rPr>
          </w:pPr>
        </w:p>
        <w:p w:rsidR="008D4570" w:rsidRPr="00F705A3" w:rsidDel="008D4570" w:rsidRDefault="008D4570" w:rsidP="008A37AA">
          <w:pPr>
            <w:ind w:left="180" w:firstLine="800"/>
            <w:rPr>
              <w:del w:id="2035" w:author="jycho" w:date="2014-08-13T13:25:00Z"/>
              <w:rFonts w:ascii="Poppins" w:hAnsi="Poppins" w:cs="Arial"/>
              <w:color w:val="FF0000"/>
              <w:sz w:val="20"/>
              <w:szCs w:val="20"/>
              <w:lang w:eastAsia="ko-KR"/>
              <w:rPrChange w:id="2036" w:author="thuyhuynh" w:date="2024-01-05T13:12:00Z">
                <w:rPr>
                  <w:del w:id="2037" w:author="jycho" w:date="2014-08-13T13:25:00Z"/>
                  <w:rFonts w:cs="Arial"/>
                  <w:color w:val="FF0000"/>
                  <w:lang w:eastAsia="ko-KR"/>
                </w:rPr>
              </w:rPrChange>
            </w:rPr>
          </w:pPr>
        </w:p>
        <w:p w:rsidR="00D86459" w:rsidRPr="00F705A3" w:rsidRDefault="00D86459" w:rsidP="00D86459">
          <w:pPr>
            <w:widowControl w:val="0"/>
            <w:numPr>
              <w:ilvl w:val="1"/>
              <w:numId w:val="1"/>
            </w:numPr>
            <w:autoSpaceDE w:val="0"/>
            <w:autoSpaceDN w:val="0"/>
            <w:rPr>
              <w:rFonts w:ascii="Poppins" w:hAnsi="Poppins"/>
              <w:b/>
              <w:bCs/>
              <w:sz w:val="20"/>
              <w:szCs w:val="20"/>
              <w:rPrChange w:id="2038" w:author="thuyhuynh" w:date="2024-01-05T13:12:00Z">
                <w:rPr>
                  <w:b/>
                  <w:bCs/>
                </w:rPr>
              </w:rPrChange>
            </w:rPr>
          </w:pPr>
          <w:r w:rsidRPr="00F705A3">
            <w:rPr>
              <w:rFonts w:ascii="Poppins" w:hAnsi="Poppins"/>
              <w:b/>
              <w:bCs/>
              <w:sz w:val="20"/>
              <w:szCs w:val="20"/>
              <w:lang w:eastAsia="ko-KR"/>
              <w:rPrChange w:id="2039" w:author="thuyhuynh" w:date="2024-01-05T13:12:00Z">
                <w:rPr>
                  <w:b/>
                  <w:bCs/>
                  <w:lang w:eastAsia="ko-KR"/>
                </w:rPr>
              </w:rPrChange>
            </w:rPr>
            <w:t>Drawing</w:t>
          </w:r>
        </w:p>
        <w:p w:rsidR="000735FD" w:rsidRPr="00F705A3" w:rsidRDefault="000735FD" w:rsidP="000735FD">
          <w:pPr>
            <w:widowControl w:val="0"/>
            <w:autoSpaceDE w:val="0"/>
            <w:autoSpaceDN w:val="0"/>
            <w:ind w:left="980"/>
            <w:rPr>
              <w:rFonts w:ascii="Poppins" w:hAnsi="Poppins"/>
              <w:b/>
              <w:bCs/>
              <w:sz w:val="20"/>
              <w:szCs w:val="20"/>
              <w:rPrChange w:id="2040" w:author="thuyhuynh" w:date="2024-01-05T13:12:00Z">
                <w:rPr>
                  <w:b/>
                  <w:bCs/>
                </w:rPr>
              </w:rPrChange>
            </w:rPr>
          </w:pPr>
        </w:p>
        <w:p w:rsidR="00A43AB7" w:rsidRPr="00F705A3" w:rsidRDefault="000735FD" w:rsidP="000735FD">
          <w:pPr>
            <w:widowControl w:val="0"/>
            <w:autoSpaceDE w:val="0"/>
            <w:autoSpaceDN w:val="0"/>
            <w:ind w:left="980"/>
            <w:rPr>
              <w:rFonts w:ascii="Poppins" w:hAnsi="Poppins"/>
              <w:b/>
              <w:bCs/>
              <w:sz w:val="20"/>
              <w:szCs w:val="20"/>
              <w:lang w:eastAsia="ko-KR"/>
              <w:rPrChange w:id="2041" w:author="thuyhuynh" w:date="2024-01-05T13:12:00Z">
                <w:rPr>
                  <w:b/>
                  <w:bCs/>
                  <w:lang w:eastAsia="ko-KR"/>
                </w:rPr>
              </w:rPrChange>
            </w:rPr>
          </w:pPr>
          <w:r w:rsidRPr="00F705A3">
            <w:rPr>
              <w:rFonts w:ascii="Poppins" w:hAnsi="Poppins"/>
              <w:b/>
              <w:bCs/>
              <w:noProof/>
              <w:sz w:val="20"/>
              <w:szCs w:val="20"/>
              <w:rPrChange w:id="2042" w:author="Unknown">
                <w:rPr>
                  <w:b/>
                  <w:bCs/>
                  <w:noProof/>
                </w:rPr>
              </w:rPrChange>
            </w:rPr>
            <w:drawing>
              <wp:inline distT="0" distB="0" distL="0" distR="0" wp14:anchorId="1B801130" wp14:editId="1B202625">
                <wp:extent cx="4505325" cy="3400654"/>
                <wp:effectExtent l="19050" t="0" r="9525"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4506332" cy="3401414"/>
                        </a:xfrm>
                        <a:prstGeom prst="rect">
                          <a:avLst/>
                        </a:prstGeom>
                        <a:noFill/>
                        <a:ln w="9525">
                          <a:noFill/>
                          <a:miter lim="800000"/>
                          <a:headEnd/>
                          <a:tailEnd/>
                        </a:ln>
                      </pic:spPr>
                    </pic:pic>
                  </a:graphicData>
                </a:graphic>
              </wp:inline>
            </w:drawing>
          </w:r>
        </w:p>
        <w:p w:rsidR="00495B5A" w:rsidRPr="00F705A3" w:rsidRDefault="00495B5A" w:rsidP="00495B5A">
          <w:pPr>
            <w:jc w:val="center"/>
            <w:rPr>
              <w:rFonts w:ascii="Poppins" w:hAnsi="Poppins"/>
              <w:sz w:val="20"/>
              <w:szCs w:val="20"/>
              <w:lang w:eastAsia="ko-KR"/>
              <w:rPrChange w:id="2043" w:author="thuyhuynh" w:date="2024-01-05T13:12:00Z">
                <w:rPr>
                  <w:lang w:eastAsia="ko-KR"/>
                </w:rPr>
              </w:rPrChange>
            </w:rPr>
          </w:pPr>
          <w:r w:rsidRPr="00F705A3">
            <w:rPr>
              <w:rFonts w:ascii="Poppins" w:hAnsi="Poppins"/>
              <w:sz w:val="20"/>
              <w:szCs w:val="20"/>
              <w:rPrChange w:id="2044" w:author="thuyhuynh" w:date="2024-01-05T13:12:00Z">
                <w:rPr/>
              </w:rPrChange>
            </w:rPr>
            <w:t>Note:  All dimensions are in millimeters</w:t>
          </w:r>
          <w:r w:rsidR="00CD539C" w:rsidRPr="00F705A3">
            <w:rPr>
              <w:rFonts w:ascii="Poppins" w:hAnsi="Poppins"/>
              <w:sz w:val="20"/>
              <w:szCs w:val="20"/>
              <w:lang w:eastAsia="ko-KR"/>
              <w:rPrChange w:id="2045" w:author="thuyhuynh" w:date="2024-01-05T13:12:00Z">
                <w:rPr>
                  <w:lang w:eastAsia="ko-KR"/>
                </w:rPr>
              </w:rPrChange>
            </w:rPr>
            <w:t>.</w:t>
          </w:r>
        </w:p>
        <w:p w:rsidR="00A43AB7" w:rsidRPr="00F705A3" w:rsidRDefault="00A43AB7">
          <w:pPr>
            <w:ind w:left="180" w:firstLineChars="800" w:firstLine="1600"/>
            <w:rPr>
              <w:rFonts w:ascii="Poppins" w:hAnsi="Poppins" w:cs="Arial"/>
              <w:sz w:val="20"/>
              <w:szCs w:val="20"/>
              <w:lang w:eastAsia="ko-KR"/>
              <w:rPrChange w:id="2046" w:author="thuyhuynh" w:date="2024-01-05T13:12:00Z">
                <w:rPr>
                  <w:rFonts w:cs="Arial"/>
                  <w:lang w:eastAsia="ko-KR"/>
                </w:rPr>
              </w:rPrChange>
            </w:rPr>
            <w:pPrChange w:id="2047" w:author="thuyhuynh" w:date="2024-01-05T13:12:00Z">
              <w:pPr>
                <w:ind w:left="180" w:firstLineChars="800" w:firstLine="1760"/>
              </w:pPr>
            </w:pPrChange>
          </w:pPr>
        </w:p>
        <w:p w:rsidR="00A43AB7" w:rsidRPr="00F705A3" w:rsidRDefault="00A43AB7">
          <w:pPr>
            <w:ind w:left="180" w:firstLineChars="800" w:firstLine="1600"/>
            <w:rPr>
              <w:ins w:id="2048" w:author="jycho" w:date="2014-08-13T13:25:00Z"/>
              <w:rFonts w:ascii="Poppins" w:hAnsi="Poppins" w:cs="Arial"/>
              <w:sz w:val="20"/>
              <w:szCs w:val="20"/>
              <w:lang w:eastAsia="ko-KR"/>
              <w:rPrChange w:id="2049" w:author="thuyhuynh" w:date="2024-01-05T13:12:00Z">
                <w:rPr>
                  <w:ins w:id="2050" w:author="jycho" w:date="2014-08-13T13:25:00Z"/>
                  <w:rFonts w:cs="Arial"/>
                  <w:lang w:eastAsia="ko-KR"/>
                </w:rPr>
              </w:rPrChange>
            </w:rPr>
            <w:pPrChange w:id="2051" w:author="thuyhuynh" w:date="2024-01-05T13:12:00Z">
              <w:pPr>
                <w:ind w:left="180" w:firstLineChars="800" w:firstLine="1760"/>
              </w:pPr>
            </w:pPrChange>
          </w:pPr>
        </w:p>
        <w:p w:rsidR="008D4570" w:rsidRPr="00F705A3" w:rsidRDefault="008D4570">
          <w:pPr>
            <w:ind w:left="180" w:firstLineChars="800" w:firstLine="1600"/>
            <w:rPr>
              <w:ins w:id="2052" w:author="jycho" w:date="2014-08-13T13:25:00Z"/>
              <w:rFonts w:ascii="Poppins" w:hAnsi="Poppins" w:cs="Arial"/>
              <w:sz w:val="20"/>
              <w:szCs w:val="20"/>
              <w:lang w:eastAsia="ko-KR"/>
              <w:rPrChange w:id="2053" w:author="thuyhuynh" w:date="2024-01-05T13:12:00Z">
                <w:rPr>
                  <w:ins w:id="2054" w:author="jycho" w:date="2014-08-13T13:25:00Z"/>
                  <w:rFonts w:cs="Arial"/>
                  <w:lang w:eastAsia="ko-KR"/>
                </w:rPr>
              </w:rPrChange>
            </w:rPr>
            <w:pPrChange w:id="2055" w:author="thuyhuynh" w:date="2024-01-05T13:12:00Z">
              <w:pPr>
                <w:ind w:left="180" w:firstLineChars="800" w:firstLine="1760"/>
              </w:pPr>
            </w:pPrChange>
          </w:pPr>
        </w:p>
        <w:p w:rsidR="008D4570" w:rsidRPr="00F705A3" w:rsidRDefault="008D4570">
          <w:pPr>
            <w:ind w:left="180" w:firstLineChars="800" w:firstLine="1600"/>
            <w:rPr>
              <w:ins w:id="2056" w:author="jycho" w:date="2014-08-13T13:25:00Z"/>
              <w:rFonts w:ascii="Poppins" w:hAnsi="Poppins" w:cs="Arial"/>
              <w:sz w:val="20"/>
              <w:szCs w:val="20"/>
              <w:lang w:eastAsia="ko-KR"/>
              <w:rPrChange w:id="2057" w:author="thuyhuynh" w:date="2024-01-05T13:12:00Z">
                <w:rPr>
                  <w:ins w:id="2058" w:author="jycho" w:date="2014-08-13T13:25:00Z"/>
                  <w:rFonts w:cs="Arial"/>
                  <w:lang w:eastAsia="ko-KR"/>
                </w:rPr>
              </w:rPrChange>
            </w:rPr>
            <w:pPrChange w:id="2059" w:author="thuyhuynh" w:date="2024-01-05T13:12:00Z">
              <w:pPr>
                <w:ind w:left="180" w:firstLineChars="800" w:firstLine="1760"/>
              </w:pPr>
            </w:pPrChange>
          </w:pPr>
        </w:p>
        <w:p w:rsidR="008D4570" w:rsidRPr="00F705A3" w:rsidRDefault="008D4570">
          <w:pPr>
            <w:ind w:left="180" w:firstLineChars="800" w:firstLine="1600"/>
            <w:rPr>
              <w:ins w:id="2060" w:author="jycho" w:date="2014-08-13T13:25:00Z"/>
              <w:rFonts w:ascii="Poppins" w:hAnsi="Poppins" w:cs="Arial"/>
              <w:sz w:val="20"/>
              <w:szCs w:val="20"/>
              <w:lang w:eastAsia="ko-KR"/>
              <w:rPrChange w:id="2061" w:author="thuyhuynh" w:date="2024-01-05T13:12:00Z">
                <w:rPr>
                  <w:ins w:id="2062" w:author="jycho" w:date="2014-08-13T13:25:00Z"/>
                  <w:rFonts w:cs="Arial"/>
                  <w:lang w:eastAsia="ko-KR"/>
                </w:rPr>
              </w:rPrChange>
            </w:rPr>
            <w:pPrChange w:id="2063" w:author="thuyhuynh" w:date="2024-01-05T13:12:00Z">
              <w:pPr>
                <w:ind w:left="180" w:firstLineChars="800" w:firstLine="1760"/>
              </w:pPr>
            </w:pPrChange>
          </w:pPr>
        </w:p>
        <w:p w:rsidR="008D4570" w:rsidRPr="00F705A3" w:rsidRDefault="008D4570">
          <w:pPr>
            <w:ind w:left="180" w:firstLineChars="800" w:firstLine="1600"/>
            <w:rPr>
              <w:ins w:id="2064" w:author="jycho" w:date="2014-08-13T13:25:00Z"/>
              <w:rFonts w:ascii="Poppins" w:hAnsi="Poppins" w:cs="Arial"/>
              <w:sz w:val="20"/>
              <w:szCs w:val="20"/>
              <w:lang w:eastAsia="ko-KR"/>
              <w:rPrChange w:id="2065" w:author="thuyhuynh" w:date="2024-01-05T13:12:00Z">
                <w:rPr>
                  <w:ins w:id="2066" w:author="jycho" w:date="2014-08-13T13:25:00Z"/>
                  <w:rFonts w:cs="Arial"/>
                  <w:lang w:eastAsia="ko-KR"/>
                </w:rPr>
              </w:rPrChange>
            </w:rPr>
            <w:pPrChange w:id="2067" w:author="thuyhuynh" w:date="2024-01-05T13:12:00Z">
              <w:pPr>
                <w:ind w:left="180" w:firstLineChars="800" w:firstLine="1760"/>
              </w:pPr>
            </w:pPrChange>
          </w:pPr>
        </w:p>
        <w:p w:rsidR="008D4570" w:rsidRPr="00F705A3" w:rsidRDefault="008D4570">
          <w:pPr>
            <w:ind w:left="180" w:firstLineChars="800" w:firstLine="1600"/>
            <w:rPr>
              <w:ins w:id="2068" w:author="jycho" w:date="2014-08-13T13:25:00Z"/>
              <w:rFonts w:ascii="Poppins" w:hAnsi="Poppins" w:cs="Arial"/>
              <w:sz w:val="20"/>
              <w:szCs w:val="20"/>
              <w:lang w:eastAsia="ko-KR"/>
              <w:rPrChange w:id="2069" w:author="thuyhuynh" w:date="2024-01-05T13:12:00Z">
                <w:rPr>
                  <w:ins w:id="2070" w:author="jycho" w:date="2014-08-13T13:25:00Z"/>
                  <w:rFonts w:cs="Arial"/>
                  <w:lang w:eastAsia="ko-KR"/>
                </w:rPr>
              </w:rPrChange>
            </w:rPr>
            <w:pPrChange w:id="2071" w:author="thuyhuynh" w:date="2024-01-05T13:12:00Z">
              <w:pPr>
                <w:ind w:left="180" w:firstLineChars="800" w:firstLine="1760"/>
              </w:pPr>
            </w:pPrChange>
          </w:pPr>
        </w:p>
        <w:p w:rsidR="008D4570" w:rsidRPr="00F705A3" w:rsidRDefault="008D4570">
          <w:pPr>
            <w:ind w:left="180" w:firstLineChars="800" w:firstLine="1600"/>
            <w:rPr>
              <w:ins w:id="2072" w:author="jycho" w:date="2014-08-13T13:25:00Z"/>
              <w:rFonts w:ascii="Poppins" w:hAnsi="Poppins" w:cs="Arial"/>
              <w:sz w:val="20"/>
              <w:szCs w:val="20"/>
              <w:lang w:eastAsia="ko-KR"/>
              <w:rPrChange w:id="2073" w:author="thuyhuynh" w:date="2024-01-05T13:12:00Z">
                <w:rPr>
                  <w:ins w:id="2074" w:author="jycho" w:date="2014-08-13T13:25:00Z"/>
                  <w:rFonts w:cs="Arial"/>
                  <w:lang w:eastAsia="ko-KR"/>
                </w:rPr>
              </w:rPrChange>
            </w:rPr>
            <w:pPrChange w:id="2075" w:author="thuyhuynh" w:date="2024-01-05T13:12:00Z">
              <w:pPr>
                <w:ind w:left="180" w:firstLineChars="800" w:firstLine="1760"/>
              </w:pPr>
            </w:pPrChange>
          </w:pPr>
        </w:p>
        <w:p w:rsidR="008D4570" w:rsidRPr="00F705A3" w:rsidRDefault="008D4570">
          <w:pPr>
            <w:ind w:left="180" w:firstLineChars="800" w:firstLine="1600"/>
            <w:rPr>
              <w:ins w:id="2076" w:author="jycho" w:date="2014-08-13T13:25:00Z"/>
              <w:rFonts w:ascii="Poppins" w:hAnsi="Poppins" w:cs="Arial"/>
              <w:sz w:val="20"/>
              <w:szCs w:val="20"/>
              <w:lang w:eastAsia="ko-KR"/>
              <w:rPrChange w:id="2077" w:author="thuyhuynh" w:date="2024-01-05T13:12:00Z">
                <w:rPr>
                  <w:ins w:id="2078" w:author="jycho" w:date="2014-08-13T13:25:00Z"/>
                  <w:rFonts w:cs="Arial"/>
                  <w:lang w:eastAsia="ko-KR"/>
                </w:rPr>
              </w:rPrChange>
            </w:rPr>
            <w:pPrChange w:id="2079" w:author="thuyhuynh" w:date="2024-01-05T13:12:00Z">
              <w:pPr>
                <w:ind w:left="180" w:firstLineChars="800" w:firstLine="1760"/>
              </w:pPr>
            </w:pPrChange>
          </w:pPr>
        </w:p>
        <w:p w:rsidR="008D4570" w:rsidRPr="00F705A3" w:rsidRDefault="008D4570">
          <w:pPr>
            <w:ind w:left="180" w:firstLineChars="800" w:firstLine="1600"/>
            <w:rPr>
              <w:ins w:id="2080" w:author="jycho" w:date="2014-08-13T13:25:00Z"/>
              <w:rFonts w:ascii="Poppins" w:hAnsi="Poppins" w:cs="Arial"/>
              <w:sz w:val="20"/>
              <w:szCs w:val="20"/>
              <w:lang w:eastAsia="ko-KR"/>
              <w:rPrChange w:id="2081" w:author="thuyhuynh" w:date="2024-01-05T13:12:00Z">
                <w:rPr>
                  <w:ins w:id="2082" w:author="jycho" w:date="2014-08-13T13:25:00Z"/>
                  <w:rFonts w:cs="Arial"/>
                  <w:lang w:eastAsia="ko-KR"/>
                </w:rPr>
              </w:rPrChange>
            </w:rPr>
            <w:pPrChange w:id="2083" w:author="thuyhuynh" w:date="2024-01-05T13:12:00Z">
              <w:pPr>
                <w:ind w:left="180" w:firstLineChars="800" w:firstLine="1760"/>
              </w:pPr>
            </w:pPrChange>
          </w:pPr>
        </w:p>
        <w:p w:rsidR="00302132" w:rsidRPr="00F705A3" w:rsidRDefault="00302132">
          <w:pPr>
            <w:ind w:left="180" w:firstLineChars="800" w:firstLine="1600"/>
            <w:rPr>
              <w:ins w:id="2084" w:author="jycho" w:date="2014-08-13T13:25:00Z"/>
              <w:rFonts w:ascii="Poppins" w:hAnsi="Poppins" w:cs="Arial"/>
              <w:sz w:val="20"/>
              <w:szCs w:val="20"/>
              <w:lang w:eastAsia="ko-KR"/>
              <w:rPrChange w:id="2085" w:author="thuyhuynh" w:date="2024-01-05T13:12:00Z">
                <w:rPr>
                  <w:ins w:id="2086" w:author="jycho" w:date="2014-08-13T13:25:00Z"/>
                  <w:rFonts w:cs="Arial"/>
                  <w:lang w:eastAsia="ko-KR"/>
                </w:rPr>
              </w:rPrChange>
            </w:rPr>
            <w:pPrChange w:id="2087" w:author="thuyhuynh" w:date="2024-01-05T13:12:00Z">
              <w:pPr>
                <w:ind w:left="180" w:firstLineChars="800" w:firstLine="1760"/>
              </w:pPr>
            </w:pPrChange>
          </w:pPr>
        </w:p>
        <w:p w:rsidR="00302132" w:rsidRPr="00F705A3" w:rsidRDefault="00302132">
          <w:pPr>
            <w:ind w:left="180" w:firstLineChars="800" w:firstLine="1600"/>
            <w:rPr>
              <w:rFonts w:ascii="Poppins" w:hAnsi="Poppins" w:cs="Arial"/>
              <w:sz w:val="20"/>
              <w:szCs w:val="20"/>
              <w:lang w:eastAsia="ko-KR"/>
              <w:rPrChange w:id="2088" w:author="thuyhuynh" w:date="2024-01-05T13:12:00Z">
                <w:rPr>
                  <w:rFonts w:cs="Arial"/>
                  <w:lang w:eastAsia="ko-KR"/>
                </w:rPr>
              </w:rPrChange>
            </w:rPr>
            <w:pPrChange w:id="2089" w:author="thuyhuynh" w:date="2024-01-05T13:12:00Z">
              <w:pPr>
                <w:ind w:left="180" w:firstLineChars="800" w:firstLine="1760"/>
              </w:pPr>
            </w:pPrChange>
          </w:pPr>
        </w:p>
        <w:p w:rsidR="00376551" w:rsidRPr="00F705A3" w:rsidRDefault="00376551">
          <w:pPr>
            <w:pStyle w:val="Heading1"/>
            <w:rPr>
              <w:ins w:id="2090" w:author="Windows User" w:date="2018-02-06T16:52:00Z"/>
              <w:rFonts w:hint="eastAsia"/>
            </w:rPr>
          </w:pPr>
          <w:bookmarkStart w:id="2091" w:name="_Toc155353005"/>
          <w:r w:rsidRPr="00F705A3">
            <w:rPr>
              <w:rFonts w:hint="eastAsia"/>
            </w:rPr>
            <w:t>Capture Volume</w:t>
          </w:r>
          <w:bookmarkEnd w:id="2091"/>
        </w:p>
        <w:p w:rsidR="00ED42BC" w:rsidRPr="00F705A3" w:rsidRDefault="00ED42BC">
          <w:pPr>
            <w:rPr>
              <w:rFonts w:ascii="Poppins" w:hAnsi="Poppins" w:hint="eastAsia"/>
              <w:sz w:val="20"/>
              <w:szCs w:val="20"/>
              <w:rPrChange w:id="2092" w:author="thuyhuynh" w:date="2024-01-05T13:12:00Z">
                <w:rPr>
                  <w:rFonts w:hint="eastAsia"/>
                </w:rPr>
              </w:rPrChange>
            </w:rPr>
            <w:pPrChange w:id="2093" w:author="Windows User" w:date="2018-02-06T16:52:00Z">
              <w:pPr>
                <w:pStyle w:val="Heading1"/>
              </w:pPr>
            </w:pPrChange>
          </w:pPr>
        </w:p>
        <w:p w:rsidR="008617EE" w:rsidRPr="00F705A3" w:rsidRDefault="00ED42BC" w:rsidP="008617EE">
          <w:pPr>
            <w:jc w:val="center"/>
            <w:rPr>
              <w:rFonts w:ascii="Poppins" w:hAnsi="Poppins"/>
              <w:sz w:val="20"/>
              <w:szCs w:val="20"/>
              <w:lang w:eastAsia="ko-KR"/>
              <w:rPrChange w:id="2094" w:author="thuyhuynh" w:date="2024-01-05T13:12:00Z">
                <w:rPr>
                  <w:lang w:eastAsia="ko-KR"/>
                </w:rPr>
              </w:rPrChange>
            </w:rPr>
          </w:pPr>
          <w:ins w:id="2095" w:author="Windows User" w:date="2018-02-06T16:51:00Z">
            <w:r w:rsidRPr="00F705A3">
              <w:rPr>
                <w:rFonts w:ascii="Poppins" w:hAnsi="Poppins"/>
                <w:noProof/>
                <w:sz w:val="20"/>
                <w:szCs w:val="20"/>
                <w:rPrChange w:id="2096" w:author="Unknown">
                  <w:rPr>
                    <w:noProof/>
                  </w:rPr>
                </w:rPrChange>
              </w:rPr>
              <w:lastRenderedPageBreak/>
              <w:drawing>
                <wp:inline distT="0" distB="0" distL="0" distR="0" wp14:anchorId="3B642CC3" wp14:editId="0D160E15">
                  <wp:extent cx="5520363" cy="2990348"/>
                  <wp:effectExtent l="0" t="0" r="4445" b="635"/>
                  <wp:docPr id="57" name="그림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520363" cy="2990348"/>
                          </a:xfrm>
                          <a:prstGeom prst="rect">
                            <a:avLst/>
                          </a:prstGeom>
                          <a:noFill/>
                        </pic:spPr>
                      </pic:pic>
                    </a:graphicData>
                  </a:graphic>
                </wp:inline>
              </w:drawing>
            </w:r>
          </w:ins>
        </w:p>
        <w:p w:rsidR="008617EE" w:rsidRPr="00F705A3" w:rsidRDefault="00D93FC5" w:rsidP="008617EE">
          <w:pPr>
            <w:jc w:val="center"/>
            <w:rPr>
              <w:rFonts w:ascii="Poppins" w:hAnsi="Poppins"/>
              <w:sz w:val="20"/>
              <w:szCs w:val="20"/>
              <w:lang w:eastAsia="ko-KR"/>
              <w:rPrChange w:id="2097" w:author="thuyhuynh" w:date="2024-01-05T13:12:00Z">
                <w:rPr>
                  <w:lang w:eastAsia="ko-KR"/>
                </w:rPr>
              </w:rPrChange>
            </w:rPr>
          </w:pPr>
          <w:del w:id="2098" w:author="Windows User" w:date="2018-02-06T16:52:00Z">
            <w:r w:rsidRPr="00F705A3" w:rsidDel="00ED42BC">
              <w:rPr>
                <w:rFonts w:ascii="Poppins" w:hAnsi="Poppins"/>
                <w:noProof/>
                <w:sz w:val="20"/>
                <w:szCs w:val="20"/>
                <w:rPrChange w:id="2099" w:author="Unknown">
                  <w:rPr>
                    <w:noProof/>
                  </w:rPr>
                </w:rPrChange>
              </w:rPr>
              <w:drawing>
                <wp:inline distT="0" distB="0" distL="0" distR="0" wp14:anchorId="2226FBEB" wp14:editId="4C9B3A5E">
                  <wp:extent cx="5943600" cy="2985135"/>
                  <wp:effectExtent l="0" t="0" r="0" b="5715"/>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985135"/>
                          </a:xfrm>
                          <a:prstGeom prst="rect">
                            <a:avLst/>
                          </a:prstGeom>
                        </pic:spPr>
                      </pic:pic>
                    </a:graphicData>
                  </a:graphic>
                </wp:inline>
              </w:drawing>
            </w:r>
          </w:del>
        </w:p>
        <w:p w:rsidR="008617EE" w:rsidRPr="00F705A3" w:rsidDel="00075056" w:rsidRDefault="008617EE" w:rsidP="008617EE">
          <w:pPr>
            <w:pStyle w:val="ListParagraph"/>
            <w:numPr>
              <w:ilvl w:val="0"/>
              <w:numId w:val="12"/>
            </w:numPr>
            <w:ind w:left="1200"/>
            <w:rPr>
              <w:del w:id="2100" w:author="TANBAO" w:date="2014-01-03T12:11:00Z"/>
              <w:rFonts w:ascii="Poppins" w:hAnsi="Poppins"/>
              <w:sz w:val="20"/>
              <w:szCs w:val="20"/>
              <w:rPrChange w:id="2101" w:author="thuyhuynh" w:date="2024-01-05T13:12:00Z">
                <w:rPr>
                  <w:del w:id="2102" w:author="TANBAO" w:date="2014-01-03T12:11:00Z"/>
                </w:rPr>
              </w:rPrChange>
            </w:rPr>
          </w:pPr>
          <w:r w:rsidRPr="00F705A3">
            <w:rPr>
              <w:rFonts w:ascii="Poppins" w:hAnsi="Poppins"/>
              <w:sz w:val="20"/>
              <w:szCs w:val="20"/>
              <w:rPrChange w:id="2103" w:author="thuyhuynh" w:date="2024-01-05T13:12:00Z">
                <w:rPr/>
              </w:rPrChange>
            </w:rPr>
            <w:t xml:space="preserve">The optimal distance for best image is </w:t>
          </w:r>
          <w:ins w:id="2104" w:author="Windows User" w:date="2018-07-17T17:29:00Z">
            <w:r w:rsidR="007417B3" w:rsidRPr="00F705A3">
              <w:rPr>
                <w:rFonts w:ascii="Poppins" w:hAnsi="Poppins"/>
                <w:sz w:val="20"/>
                <w:szCs w:val="20"/>
                <w:rPrChange w:id="2105" w:author="thuyhuynh" w:date="2024-01-05T13:12:00Z">
                  <w:rPr/>
                </w:rPrChange>
              </w:rPr>
              <w:t>1</w:t>
            </w:r>
          </w:ins>
          <w:ins w:id="2106" w:author="조준영" w:date="2021-05-11T10:22:00Z">
            <w:r w:rsidR="008F64A0" w:rsidRPr="00F705A3">
              <w:rPr>
                <w:rFonts w:ascii="Poppins" w:hAnsi="Poppins"/>
                <w:sz w:val="20"/>
                <w:szCs w:val="20"/>
                <w:rPrChange w:id="2107" w:author="thuyhuynh" w:date="2024-01-05T13:12:00Z">
                  <w:rPr/>
                </w:rPrChange>
              </w:rPr>
              <w:t>5</w:t>
            </w:r>
          </w:ins>
          <w:ins w:id="2108" w:author="Windows User" w:date="2018-07-17T17:29:00Z">
            <w:del w:id="2109" w:author="조준영" w:date="2021-05-11T10:22:00Z">
              <w:r w:rsidR="007417B3" w:rsidRPr="00F705A3" w:rsidDel="008F64A0">
                <w:rPr>
                  <w:rFonts w:ascii="Poppins" w:hAnsi="Poppins"/>
                  <w:sz w:val="20"/>
                  <w:szCs w:val="20"/>
                  <w:rPrChange w:id="2110" w:author="thuyhuynh" w:date="2024-01-05T13:12:00Z">
                    <w:rPr/>
                  </w:rPrChange>
                </w:rPr>
                <w:delText>4.</w:delText>
              </w:r>
            </w:del>
          </w:ins>
          <w:del w:id="2111" w:author="조준영" w:date="2021-05-11T10:22:00Z">
            <w:r w:rsidRPr="00F705A3" w:rsidDel="008F64A0">
              <w:rPr>
                <w:rFonts w:ascii="Poppins" w:hAnsi="Poppins"/>
                <w:sz w:val="20"/>
                <w:szCs w:val="20"/>
                <w:rPrChange w:id="2112" w:author="thuyhuynh" w:date="2024-01-05T13:12:00Z">
                  <w:rPr/>
                </w:rPrChange>
              </w:rPr>
              <w:delText>5</w:delText>
            </w:r>
          </w:del>
          <w:r w:rsidRPr="00F705A3">
            <w:rPr>
              <w:rFonts w:ascii="Poppins" w:hAnsi="Poppins"/>
              <w:sz w:val="20"/>
              <w:szCs w:val="20"/>
              <w:rPrChange w:id="2113" w:author="thuyhuynh" w:date="2024-01-05T13:12:00Z">
                <w:rPr/>
              </w:rPrChange>
            </w:rPr>
            <w:t>cm (</w:t>
          </w:r>
          <w:del w:id="2114" w:author="Windows User" w:date="2018-07-17T17:30:00Z">
            <w:r w:rsidRPr="00F705A3" w:rsidDel="007417B3">
              <w:rPr>
                <w:rFonts w:ascii="Poppins" w:hAnsi="Poppins"/>
                <w:sz w:val="20"/>
                <w:szCs w:val="20"/>
                <w:rPrChange w:id="2115" w:author="thuyhuynh" w:date="2024-01-05T13:12:00Z">
                  <w:rPr/>
                </w:rPrChange>
              </w:rPr>
              <w:delText>2</w:delText>
            </w:r>
          </w:del>
          <w:ins w:id="2116" w:author="Windows User" w:date="2018-07-17T17:30:00Z">
            <w:r w:rsidR="007417B3" w:rsidRPr="00F705A3">
              <w:rPr>
                <w:rFonts w:ascii="Poppins" w:hAnsi="Poppins"/>
                <w:sz w:val="20"/>
                <w:szCs w:val="20"/>
                <w:rPrChange w:id="2117" w:author="thuyhuynh" w:date="2024-01-05T13:12:00Z">
                  <w:rPr/>
                </w:rPrChange>
              </w:rPr>
              <w:t>5.</w:t>
            </w:r>
          </w:ins>
          <w:ins w:id="2118" w:author="조준영" w:date="2021-05-11T10:22:00Z">
            <w:r w:rsidR="008F64A0" w:rsidRPr="00F705A3">
              <w:rPr>
                <w:rFonts w:ascii="Poppins" w:hAnsi="Poppins"/>
                <w:sz w:val="20"/>
                <w:szCs w:val="20"/>
                <w:rPrChange w:id="2119" w:author="thuyhuynh" w:date="2024-01-05T13:12:00Z">
                  <w:rPr/>
                </w:rPrChange>
              </w:rPr>
              <w:t>9</w:t>
            </w:r>
          </w:ins>
          <w:ins w:id="2120" w:author="Windows User" w:date="2018-07-17T17:30:00Z">
            <w:del w:id="2121" w:author="조준영" w:date="2021-05-11T10:22:00Z">
              <w:r w:rsidR="007417B3" w:rsidRPr="00F705A3" w:rsidDel="008F64A0">
                <w:rPr>
                  <w:rFonts w:ascii="Poppins" w:hAnsi="Poppins"/>
                  <w:sz w:val="20"/>
                  <w:szCs w:val="20"/>
                  <w:rPrChange w:id="2122" w:author="thuyhuynh" w:date="2024-01-05T13:12:00Z">
                    <w:rPr/>
                  </w:rPrChange>
                </w:rPr>
                <w:delText>7</w:delText>
              </w:r>
            </w:del>
          </w:ins>
          <w:r w:rsidRPr="00F705A3">
            <w:rPr>
              <w:rFonts w:ascii="Poppins" w:hAnsi="Poppins"/>
              <w:sz w:val="20"/>
              <w:szCs w:val="20"/>
              <w:rPrChange w:id="2123" w:author="thuyhuynh" w:date="2024-01-05T13:12:00Z">
                <w:rPr/>
              </w:rPrChange>
            </w:rPr>
            <w:t xml:space="preserve"> inches) from </w:t>
          </w:r>
          <w:r w:rsidR="004722DA" w:rsidRPr="00F705A3">
            <w:rPr>
              <w:rFonts w:ascii="Poppins" w:hAnsi="Poppins"/>
              <w:sz w:val="20"/>
              <w:szCs w:val="20"/>
              <w:rPrChange w:id="2124" w:author="thuyhuynh" w:date="2024-01-05T13:12:00Z">
                <w:rPr/>
              </w:rPrChange>
            </w:rPr>
            <w:t xml:space="preserve">the </w:t>
          </w:r>
          <w:r w:rsidR="00D06A67" w:rsidRPr="00F705A3">
            <w:rPr>
              <w:rFonts w:ascii="Poppins" w:hAnsi="Poppins"/>
              <w:sz w:val="20"/>
              <w:szCs w:val="20"/>
              <w:rPrChange w:id="2125" w:author="thuyhuynh" w:date="2024-01-05T13:12:00Z">
                <w:rPr/>
              </w:rPrChange>
            </w:rPr>
            <w:t>image</w:t>
          </w:r>
          <w:r w:rsidR="004722DA" w:rsidRPr="00F705A3">
            <w:rPr>
              <w:rFonts w:ascii="Poppins" w:hAnsi="Poppins"/>
              <w:sz w:val="20"/>
              <w:szCs w:val="20"/>
              <w:rPrChange w:id="2126" w:author="thuyhuynh" w:date="2024-01-05T13:12:00Z">
                <w:rPr/>
              </w:rPrChange>
            </w:rPr>
            <w:t xml:space="preserve"> </w:t>
          </w:r>
          <w:r w:rsidRPr="00F705A3">
            <w:rPr>
              <w:rFonts w:ascii="Poppins" w:hAnsi="Poppins"/>
              <w:sz w:val="20"/>
              <w:szCs w:val="20"/>
              <w:rPrChange w:id="2127" w:author="thuyhuynh" w:date="2024-01-05T13:12:00Z">
                <w:rPr/>
              </w:rPrChange>
            </w:rPr>
            <w:t>sensor</w:t>
          </w:r>
          <w:r w:rsidR="004722DA" w:rsidRPr="00F705A3">
            <w:rPr>
              <w:rFonts w:ascii="Poppins" w:hAnsi="Poppins"/>
              <w:sz w:val="20"/>
              <w:szCs w:val="20"/>
              <w:rPrChange w:id="2128" w:author="thuyhuynh" w:date="2024-01-05T13:12:00Z">
                <w:rPr/>
              </w:rPrChange>
            </w:rPr>
            <w:t>.</w:t>
          </w:r>
        </w:p>
        <w:p w:rsidR="00A75AD6" w:rsidRPr="00F705A3" w:rsidRDefault="00ED0512">
          <w:pPr>
            <w:pStyle w:val="ListParagraph"/>
            <w:numPr>
              <w:ilvl w:val="0"/>
              <w:numId w:val="12"/>
            </w:numPr>
            <w:ind w:left="1200"/>
            <w:rPr>
              <w:rFonts w:ascii="Poppins" w:hAnsi="Poppins"/>
              <w:sz w:val="20"/>
              <w:szCs w:val="20"/>
              <w:rPrChange w:id="2129" w:author="thuyhuynh" w:date="2024-01-05T13:12:00Z">
                <w:rPr/>
              </w:rPrChange>
            </w:rPr>
            <w:pPrChange w:id="2130" w:author="TANBAO" w:date="2014-01-03T12:11:00Z">
              <w:pPr>
                <w:spacing w:after="200" w:line="276" w:lineRule="auto"/>
              </w:pPr>
            </w:pPrChange>
          </w:pPr>
          <w:r w:rsidRPr="00F705A3">
            <w:rPr>
              <w:rFonts w:ascii="Poppins" w:hAnsi="Poppins"/>
              <w:b/>
              <w:bCs/>
              <w:sz w:val="20"/>
              <w:szCs w:val="20"/>
              <w:rPrChange w:id="2131" w:author="thuyhuynh" w:date="2024-01-05T13:12:00Z">
                <w:rPr>
                  <w:color w:val="0000FF" w:themeColor="hyperlink"/>
                  <w:u w:val="single"/>
                </w:rPr>
              </w:rPrChange>
            </w:rPr>
            <w:br w:type="page"/>
          </w:r>
        </w:p>
        <w:p w:rsidR="00726C4C" w:rsidRPr="00F705A3" w:rsidRDefault="00726C4C">
          <w:pPr>
            <w:pStyle w:val="Heading1"/>
            <w:rPr>
              <w:rFonts w:hint="eastAsia"/>
            </w:rPr>
          </w:pPr>
          <w:bookmarkStart w:id="2132" w:name="_Toc370393861"/>
          <w:bookmarkStart w:id="2133" w:name="_Toc370393934"/>
          <w:bookmarkStart w:id="2134" w:name="_Toc370393971"/>
          <w:bookmarkStart w:id="2135" w:name="_Toc370394301"/>
          <w:bookmarkStart w:id="2136" w:name="_Toc370394555"/>
          <w:bookmarkStart w:id="2137" w:name="_Toc370394960"/>
          <w:bookmarkStart w:id="2138" w:name="_Toc370395413"/>
          <w:bookmarkStart w:id="2139" w:name="_Toc155353006"/>
          <w:bookmarkStart w:id="2140" w:name="_Toc308527227"/>
          <w:bookmarkEnd w:id="2132"/>
          <w:bookmarkEnd w:id="2133"/>
          <w:bookmarkEnd w:id="2134"/>
          <w:bookmarkEnd w:id="2135"/>
          <w:bookmarkEnd w:id="2136"/>
          <w:bookmarkEnd w:id="2137"/>
          <w:bookmarkEnd w:id="2138"/>
          <w:r w:rsidRPr="00F705A3">
            <w:rPr>
              <w:rFonts w:hint="eastAsia"/>
            </w:rPr>
            <w:lastRenderedPageBreak/>
            <w:t>Conditions for Using USB</w:t>
          </w:r>
          <w:bookmarkEnd w:id="2139"/>
        </w:p>
        <w:bookmarkEnd w:id="2140"/>
        <w:p w:rsidR="00726C4C" w:rsidRPr="00F705A3" w:rsidDel="00235F00" w:rsidRDefault="00726C4C" w:rsidP="00235EDF">
          <w:pPr>
            <w:rPr>
              <w:del w:id="2141" w:author="조준영" w:date="2021-05-12T11:08:00Z"/>
              <w:rFonts w:ascii="Poppins" w:hAnsi="Poppins"/>
              <w:sz w:val="20"/>
              <w:szCs w:val="20"/>
              <w:lang w:eastAsia="ko-KR"/>
              <w:rPrChange w:id="2142" w:author="thuyhuynh" w:date="2024-01-05T13:12:00Z">
                <w:rPr>
                  <w:del w:id="2143" w:author="조준영" w:date="2021-05-12T11:08:00Z"/>
                  <w:lang w:eastAsia="ko-KR"/>
                </w:rPr>
              </w:rPrChange>
            </w:rPr>
          </w:pPr>
        </w:p>
        <w:p w:rsidR="00A75AD6" w:rsidRPr="00F705A3" w:rsidDel="00235F00" w:rsidRDefault="00390539">
          <w:pPr>
            <w:numPr>
              <w:ilvl w:val="0"/>
              <w:numId w:val="2"/>
            </w:numPr>
            <w:ind w:left="360" w:hanging="360"/>
            <w:jc w:val="both"/>
            <w:rPr>
              <w:del w:id="2144" w:author="조준영" w:date="2021-05-12T11:08:00Z"/>
              <w:rFonts w:ascii="Poppins" w:hAnsi="Poppins" w:cstheme="minorHAnsi"/>
              <w:sz w:val="20"/>
              <w:szCs w:val="20"/>
              <w:rPrChange w:id="2145" w:author="thuyhuynh" w:date="2024-01-05T13:12:00Z">
                <w:rPr>
                  <w:del w:id="2146" w:author="조준영" w:date="2021-05-12T11:08:00Z"/>
                  <w:rFonts w:cstheme="minorHAnsi"/>
                </w:rPr>
              </w:rPrChange>
            </w:rPr>
            <w:pPrChange w:id="2147" w:author="조준영" w:date="2021-05-12T11:08:00Z">
              <w:pPr>
                <w:pStyle w:val="ListParagraph"/>
                <w:numPr>
                  <w:numId w:val="2"/>
                </w:numPr>
                <w:tabs>
                  <w:tab w:val="num" w:pos="800"/>
                </w:tabs>
                <w:ind w:left="800" w:hanging="400"/>
              </w:pPr>
            </w:pPrChange>
          </w:pPr>
          <w:del w:id="2148" w:author="조준영" w:date="2021-05-10T15:55:00Z">
            <w:r w:rsidRPr="00F705A3" w:rsidDel="00540DBC">
              <w:rPr>
                <w:rFonts w:ascii="Poppins" w:hAnsi="Poppins" w:cstheme="minorHAnsi"/>
                <w:sz w:val="20"/>
                <w:szCs w:val="20"/>
                <w:rPrChange w:id="2149" w:author="thuyhuynh" w:date="2024-01-05T13:12:00Z">
                  <w:rPr>
                    <w:rFonts w:cstheme="minorHAnsi"/>
                  </w:rPr>
                </w:rPrChange>
              </w:rPr>
              <w:delText>IriShield</w:delText>
            </w:r>
          </w:del>
          <w:del w:id="2150" w:author="조준영" w:date="2021-05-11T16:25:00Z">
            <w:r w:rsidRPr="00F705A3" w:rsidDel="00B74C5C">
              <w:rPr>
                <w:rFonts w:ascii="Poppins" w:hAnsi="Poppins" w:cstheme="minorHAnsi"/>
                <w:sz w:val="20"/>
                <w:szCs w:val="20"/>
                <w:vertAlign w:val="superscript"/>
                <w:rPrChange w:id="2151" w:author="thuyhuynh" w:date="2024-01-05T13:12:00Z">
                  <w:rPr>
                    <w:rFonts w:cstheme="minorHAnsi"/>
                    <w:vertAlign w:val="superscript"/>
                  </w:rPr>
                </w:rPrChange>
              </w:rPr>
              <w:delText>TM</w:delText>
            </w:r>
          </w:del>
          <w:del w:id="2152" w:author="조준영" w:date="2021-05-10T15:59:00Z">
            <w:r w:rsidRPr="00F705A3" w:rsidDel="00540DBC">
              <w:rPr>
                <w:rFonts w:ascii="Poppins" w:hAnsi="Poppins" w:cstheme="minorHAnsi"/>
                <w:sz w:val="20"/>
                <w:szCs w:val="20"/>
                <w:rPrChange w:id="2153" w:author="thuyhuynh" w:date="2024-01-05T13:12:00Z">
                  <w:rPr>
                    <w:rFonts w:cstheme="minorHAnsi"/>
                  </w:rPr>
                </w:rPrChange>
              </w:rPr>
              <w:delText>-USB</w:delText>
            </w:r>
          </w:del>
          <w:del w:id="2154" w:author="조준영" w:date="2021-05-12T11:08:00Z">
            <w:r w:rsidRPr="00F705A3" w:rsidDel="00235F00">
              <w:rPr>
                <w:rFonts w:ascii="Poppins" w:hAnsi="Poppins"/>
                <w:sz w:val="20"/>
                <w:szCs w:val="20"/>
                <w:rPrChange w:id="2155" w:author="thuyhuynh" w:date="2024-01-05T13:12:00Z">
                  <w:rPr/>
                </w:rPrChange>
              </w:rPr>
              <w:delText xml:space="preserve"> camera should be used with the accompanied USB cable supplied by IriTech.</w:delText>
            </w:r>
          </w:del>
        </w:p>
        <w:p w:rsidR="00A75AD6" w:rsidRPr="00F705A3" w:rsidRDefault="00A75AD6">
          <w:pPr>
            <w:rPr>
              <w:rFonts w:ascii="Poppins" w:hAnsi="Poppins" w:cstheme="minorHAnsi"/>
              <w:sz w:val="20"/>
              <w:szCs w:val="20"/>
              <w:rPrChange w:id="2156" w:author="thuyhuynh" w:date="2024-01-05T13:12:00Z">
                <w:rPr>
                  <w:rFonts w:cstheme="minorHAnsi"/>
                </w:rPr>
              </w:rPrChange>
            </w:rPr>
            <w:pPrChange w:id="2157" w:author="조준영" w:date="2021-05-12T11:08:00Z">
              <w:pPr>
                <w:pStyle w:val="ListParagraph"/>
                <w:numPr>
                  <w:numId w:val="0"/>
                </w:numPr>
                <w:ind w:left="800" w:firstLine="0"/>
              </w:pPr>
            </w:pPrChange>
          </w:pPr>
        </w:p>
        <w:p w:rsidR="00A75AD6" w:rsidRPr="00F705A3" w:rsidRDefault="00390539">
          <w:pPr>
            <w:pStyle w:val="ListParagraph"/>
            <w:numPr>
              <w:ilvl w:val="0"/>
              <w:numId w:val="2"/>
            </w:numPr>
            <w:jc w:val="both"/>
            <w:rPr>
              <w:rFonts w:ascii="Poppins" w:hAnsi="Poppins" w:cstheme="minorHAnsi"/>
              <w:sz w:val="20"/>
              <w:szCs w:val="20"/>
              <w:rPrChange w:id="2158" w:author="thuyhuynh" w:date="2024-01-05T13:12:00Z">
                <w:rPr>
                  <w:rFonts w:cstheme="minorHAnsi"/>
                </w:rPr>
              </w:rPrChange>
            </w:rPr>
            <w:pPrChange w:id="2159" w:author="TANBAO" w:date="2014-01-03T12:13:00Z">
              <w:pPr>
                <w:pStyle w:val="ListParagraph"/>
                <w:numPr>
                  <w:numId w:val="2"/>
                </w:numPr>
                <w:tabs>
                  <w:tab w:val="num" w:pos="800"/>
                </w:tabs>
                <w:ind w:left="800" w:hanging="400"/>
              </w:pPr>
            </w:pPrChange>
          </w:pPr>
          <w:r w:rsidRPr="00F705A3">
            <w:rPr>
              <w:rFonts w:ascii="Poppins" w:hAnsi="Poppins" w:cstheme="minorHAnsi"/>
              <w:sz w:val="20"/>
              <w:szCs w:val="20"/>
              <w:rPrChange w:id="2160" w:author="thuyhuynh" w:date="2024-01-05T13:12:00Z">
                <w:rPr>
                  <w:rFonts w:cstheme="minorHAnsi"/>
                </w:rPr>
              </w:rPrChange>
            </w:rPr>
            <w:t xml:space="preserve">The PC must be equipped with a USB 2.0 </w:t>
          </w:r>
          <w:ins w:id="2161" w:author="ptdung" w:date="2023-11-30T18:54:00Z">
            <w:r w:rsidR="001D263E" w:rsidRPr="00F705A3">
              <w:rPr>
                <w:rFonts w:ascii="Poppins" w:hAnsi="Poppins" w:cstheme="minorHAnsi"/>
                <w:sz w:val="20"/>
                <w:szCs w:val="20"/>
                <w:rPrChange w:id="2162" w:author="thuyhuynh" w:date="2024-01-05T13:12:00Z">
                  <w:rPr>
                    <w:rFonts w:cstheme="minorHAnsi"/>
                  </w:rPr>
                </w:rPrChange>
              </w:rPr>
              <w:t xml:space="preserve">or higher </w:t>
            </w:r>
          </w:ins>
          <w:r w:rsidRPr="00F705A3">
            <w:rPr>
              <w:rFonts w:ascii="Poppins" w:hAnsi="Poppins" w:cstheme="minorHAnsi"/>
              <w:sz w:val="20"/>
              <w:szCs w:val="20"/>
              <w:rPrChange w:id="2163" w:author="thuyhuynh" w:date="2024-01-05T13:12:00Z">
                <w:rPr>
                  <w:rFonts w:cstheme="minorHAnsi"/>
                </w:rPr>
              </w:rPrChange>
            </w:rPr>
            <w:t xml:space="preserve">Host Adapter and a USB 2.0 </w:t>
          </w:r>
          <w:ins w:id="2164" w:author="ptdung" w:date="2023-11-30T18:54:00Z">
            <w:r w:rsidR="001D263E" w:rsidRPr="00F705A3">
              <w:rPr>
                <w:rFonts w:ascii="Poppins" w:hAnsi="Poppins" w:cstheme="minorHAnsi"/>
                <w:sz w:val="20"/>
                <w:szCs w:val="20"/>
                <w:rPrChange w:id="2165" w:author="thuyhuynh" w:date="2024-01-05T13:12:00Z">
                  <w:rPr>
                    <w:rFonts w:cstheme="minorHAnsi"/>
                  </w:rPr>
                </w:rPrChange>
              </w:rPr>
              <w:t xml:space="preserve">or higher </w:t>
            </w:r>
          </w:ins>
          <w:r w:rsidRPr="00F705A3">
            <w:rPr>
              <w:rFonts w:ascii="Poppins" w:hAnsi="Poppins" w:cstheme="minorHAnsi"/>
              <w:sz w:val="20"/>
              <w:szCs w:val="20"/>
              <w:rPrChange w:id="2166" w:author="thuyhuynh" w:date="2024-01-05T13:12:00Z">
                <w:rPr>
                  <w:rFonts w:cstheme="minorHAnsi"/>
                </w:rPr>
              </w:rPrChange>
            </w:rPr>
            <w:t>port.</w:t>
          </w:r>
        </w:p>
        <w:p w:rsidR="00A75AD6" w:rsidRPr="00F705A3" w:rsidRDefault="00A75AD6">
          <w:pPr>
            <w:pStyle w:val="ListParagraph"/>
            <w:numPr>
              <w:ilvl w:val="0"/>
              <w:numId w:val="0"/>
            </w:numPr>
            <w:ind w:left="800"/>
            <w:jc w:val="both"/>
            <w:rPr>
              <w:rFonts w:ascii="Poppins" w:hAnsi="Poppins" w:cstheme="minorHAnsi"/>
              <w:sz w:val="20"/>
              <w:szCs w:val="20"/>
              <w:rPrChange w:id="2167" w:author="thuyhuynh" w:date="2024-01-05T13:12:00Z">
                <w:rPr>
                  <w:rFonts w:cstheme="minorHAnsi"/>
                </w:rPr>
              </w:rPrChange>
            </w:rPr>
            <w:pPrChange w:id="2168" w:author="TANBAO" w:date="2014-01-03T12:13:00Z">
              <w:pPr>
                <w:pStyle w:val="ListParagraph"/>
                <w:numPr>
                  <w:numId w:val="0"/>
                </w:numPr>
                <w:ind w:left="800" w:firstLine="0"/>
              </w:pPr>
            </w:pPrChange>
          </w:pPr>
        </w:p>
        <w:p w:rsidR="00A75AD6" w:rsidRPr="00F705A3" w:rsidRDefault="00390539">
          <w:pPr>
            <w:pStyle w:val="ListParagraph"/>
            <w:numPr>
              <w:ilvl w:val="0"/>
              <w:numId w:val="2"/>
            </w:numPr>
            <w:jc w:val="both"/>
            <w:rPr>
              <w:rFonts w:ascii="Poppins" w:hAnsi="Poppins" w:cstheme="minorHAnsi"/>
              <w:sz w:val="20"/>
              <w:szCs w:val="20"/>
              <w:rPrChange w:id="2169" w:author="thuyhuynh" w:date="2024-01-05T13:12:00Z">
                <w:rPr>
                  <w:rFonts w:cstheme="minorHAnsi"/>
                </w:rPr>
              </w:rPrChange>
            </w:rPr>
            <w:pPrChange w:id="2170" w:author="TANBAO" w:date="2014-01-03T12:13:00Z">
              <w:pPr>
                <w:pStyle w:val="ListParagraph"/>
                <w:numPr>
                  <w:numId w:val="2"/>
                </w:numPr>
                <w:tabs>
                  <w:tab w:val="num" w:pos="800"/>
                </w:tabs>
                <w:ind w:left="800" w:hanging="400"/>
              </w:pPr>
            </w:pPrChange>
          </w:pPr>
          <w:r w:rsidRPr="00F705A3">
            <w:rPr>
              <w:rFonts w:ascii="Poppins" w:hAnsi="Poppins" w:cstheme="minorHAnsi"/>
              <w:sz w:val="20"/>
              <w:szCs w:val="20"/>
              <w:rPrChange w:id="2171" w:author="thuyhuynh" w:date="2024-01-05T13:12:00Z">
                <w:rPr>
                  <w:rFonts w:cstheme="minorHAnsi"/>
                </w:rPr>
              </w:rPrChange>
            </w:rPr>
            <w:t>You can verify the above conditions in the Device Manager provided by MS Windows. If there is “</w:t>
          </w:r>
          <w:r w:rsidRPr="00F705A3">
            <w:rPr>
              <w:rFonts w:ascii="Poppins" w:hAnsi="Poppins" w:cstheme="minorHAnsi"/>
              <w:b/>
              <w:sz w:val="20"/>
              <w:szCs w:val="20"/>
              <w:rPrChange w:id="2172" w:author="thuyhuynh" w:date="2024-01-05T13:12:00Z">
                <w:rPr>
                  <w:rFonts w:cstheme="minorHAnsi"/>
                  <w:b/>
                </w:rPr>
              </w:rPrChange>
            </w:rPr>
            <w:t>Standard Extension PCI2 USB</w:t>
          </w:r>
          <w:r w:rsidRPr="00F705A3">
            <w:rPr>
              <w:rFonts w:ascii="Poppins" w:hAnsi="Poppins" w:cstheme="minorHAnsi"/>
              <w:sz w:val="20"/>
              <w:szCs w:val="20"/>
              <w:rPrChange w:id="2173" w:author="thuyhuynh" w:date="2024-01-05T13:12:00Z">
                <w:rPr>
                  <w:rFonts w:cstheme="minorHAnsi"/>
                </w:rPr>
              </w:rPrChange>
            </w:rPr>
            <w:t>”, “</w:t>
          </w:r>
          <w:r w:rsidRPr="00F705A3">
            <w:rPr>
              <w:rFonts w:ascii="Poppins" w:hAnsi="Poppins" w:cstheme="minorHAnsi"/>
              <w:b/>
              <w:sz w:val="20"/>
              <w:szCs w:val="20"/>
              <w:rPrChange w:id="2174" w:author="thuyhuynh" w:date="2024-01-05T13:12:00Z">
                <w:rPr>
                  <w:rFonts w:cstheme="minorHAnsi"/>
                  <w:b/>
                </w:rPr>
              </w:rPrChange>
            </w:rPr>
            <w:t>Enhanced</w:t>
          </w:r>
          <w:r w:rsidRPr="00F705A3">
            <w:rPr>
              <w:rFonts w:ascii="Poppins" w:hAnsi="Poppins" w:cstheme="minorHAnsi"/>
              <w:sz w:val="20"/>
              <w:szCs w:val="20"/>
              <w:rPrChange w:id="2175" w:author="thuyhuynh" w:date="2024-01-05T13:12:00Z">
                <w:rPr>
                  <w:rFonts w:cstheme="minorHAnsi"/>
                </w:rPr>
              </w:rPrChange>
            </w:rPr>
            <w:t>”, or “</w:t>
          </w:r>
          <w:r w:rsidRPr="00F705A3">
            <w:rPr>
              <w:rFonts w:ascii="Poppins" w:hAnsi="Poppins" w:cstheme="minorHAnsi"/>
              <w:b/>
              <w:sz w:val="20"/>
              <w:szCs w:val="20"/>
              <w:rPrChange w:id="2176" w:author="thuyhuynh" w:date="2024-01-05T13:12:00Z">
                <w:rPr>
                  <w:rFonts w:cstheme="minorHAnsi"/>
                  <w:b/>
                </w:rPr>
              </w:rPrChange>
            </w:rPr>
            <w:t>USB 2.0</w:t>
          </w:r>
          <w:r w:rsidRPr="00F705A3">
            <w:rPr>
              <w:rFonts w:ascii="Poppins" w:hAnsi="Poppins" w:cstheme="minorHAnsi"/>
              <w:sz w:val="20"/>
              <w:szCs w:val="20"/>
              <w:rPrChange w:id="2177" w:author="thuyhuynh" w:date="2024-01-05T13:12:00Z">
                <w:rPr>
                  <w:rFonts w:cstheme="minorHAnsi"/>
                </w:rPr>
              </w:rPrChange>
            </w:rPr>
            <w:t>”</w:t>
          </w:r>
          <w:ins w:id="2178" w:author="조준영" w:date="2021-05-10T17:20:00Z">
            <w:r w:rsidR="000401BE" w:rsidRPr="00F705A3">
              <w:rPr>
                <w:rFonts w:ascii="Poppins" w:hAnsi="Poppins" w:cstheme="minorHAnsi"/>
                <w:sz w:val="20"/>
                <w:szCs w:val="20"/>
                <w:rPrChange w:id="2179" w:author="thuyhuynh" w:date="2024-01-05T13:12:00Z">
                  <w:rPr>
                    <w:rFonts w:cstheme="minorHAnsi"/>
                  </w:rPr>
                </w:rPrChange>
              </w:rPr>
              <w:t xml:space="preserve">, </w:t>
            </w:r>
            <w:r w:rsidR="000401BE" w:rsidRPr="00F705A3">
              <w:rPr>
                <w:rFonts w:ascii="Poppins" w:hAnsi="Poppins" w:cstheme="minorHAnsi"/>
                <w:b/>
                <w:sz w:val="20"/>
                <w:szCs w:val="20"/>
                <w:rPrChange w:id="2180" w:author="thuyhuynh" w:date="2024-01-05T13:12:00Z">
                  <w:rPr>
                    <w:rFonts w:cstheme="minorHAnsi"/>
                  </w:rPr>
                </w:rPrChange>
              </w:rPr>
              <w:t>“USB 3.0”</w:t>
            </w:r>
            <w:r w:rsidR="000401BE" w:rsidRPr="00F705A3">
              <w:rPr>
                <w:rFonts w:ascii="Poppins" w:hAnsi="Poppins" w:cstheme="minorHAnsi"/>
                <w:sz w:val="20"/>
                <w:szCs w:val="20"/>
                <w:rPrChange w:id="2181" w:author="thuyhuynh" w:date="2024-01-05T13:12:00Z">
                  <w:rPr>
                    <w:rFonts w:cstheme="minorHAnsi"/>
                  </w:rPr>
                </w:rPrChange>
              </w:rPr>
              <w:t xml:space="preserve"> </w:t>
            </w:r>
          </w:ins>
          <w:del w:id="2182" w:author="조준영" w:date="2021-05-10T17:20:00Z">
            <w:r w:rsidRPr="00F705A3" w:rsidDel="000401BE">
              <w:rPr>
                <w:rFonts w:ascii="Poppins" w:hAnsi="Poppins" w:cstheme="minorHAnsi"/>
                <w:sz w:val="20"/>
                <w:szCs w:val="20"/>
                <w:rPrChange w:id="2183" w:author="thuyhuynh" w:date="2024-01-05T13:12:00Z">
                  <w:rPr>
                    <w:rFonts w:cstheme="minorHAnsi"/>
                  </w:rPr>
                </w:rPrChange>
              </w:rPr>
              <w:delText xml:space="preserve"> </w:delText>
            </w:r>
          </w:del>
          <w:r w:rsidRPr="00F705A3">
            <w:rPr>
              <w:rFonts w:ascii="Poppins" w:hAnsi="Poppins" w:cstheme="minorHAnsi"/>
              <w:sz w:val="20"/>
              <w:szCs w:val="20"/>
              <w:rPrChange w:id="2184" w:author="thuyhuynh" w:date="2024-01-05T13:12:00Z">
                <w:rPr>
                  <w:rFonts w:cstheme="minorHAnsi"/>
                </w:rPr>
              </w:rPrChange>
            </w:rPr>
            <w:t>listed in the Universal Serial Bus controllers, it means the PC supports USB 2.0.</w:t>
          </w:r>
        </w:p>
        <w:p w:rsidR="00235EDF" w:rsidRPr="00F705A3" w:rsidRDefault="00235EDF" w:rsidP="00235EDF">
          <w:pPr>
            <w:tabs>
              <w:tab w:val="num" w:pos="439"/>
            </w:tabs>
            <w:rPr>
              <w:rFonts w:ascii="Poppins" w:hAnsi="Poppins"/>
              <w:sz w:val="20"/>
              <w:szCs w:val="20"/>
              <w:lang w:eastAsia="ko-KR"/>
              <w:rPrChange w:id="2185" w:author="thuyhuynh" w:date="2024-01-05T13:12:00Z">
                <w:rPr>
                  <w:sz w:val="12"/>
                  <w:szCs w:val="12"/>
                  <w:lang w:eastAsia="ko-KR"/>
                </w:rPr>
              </w:rPrChange>
            </w:rPr>
          </w:pPr>
        </w:p>
        <w:p w:rsidR="00235EDF" w:rsidRPr="00F705A3" w:rsidRDefault="00235EDF" w:rsidP="00235EDF">
          <w:pPr>
            <w:pStyle w:val="ListParagraph"/>
            <w:numPr>
              <w:ilvl w:val="0"/>
              <w:numId w:val="0"/>
            </w:numPr>
            <w:ind w:left="360"/>
            <w:jc w:val="center"/>
            <w:rPr>
              <w:rFonts w:ascii="Poppins" w:hAnsi="Poppins"/>
              <w:sz w:val="20"/>
              <w:szCs w:val="20"/>
              <w:rPrChange w:id="2186" w:author="thuyhuynh" w:date="2024-01-05T13:12:00Z">
                <w:rPr/>
              </w:rPrChange>
            </w:rPr>
          </w:pPr>
          <w:r w:rsidRPr="00F705A3">
            <w:rPr>
              <w:rFonts w:ascii="Poppins" w:hAnsi="Poppins"/>
              <w:noProof/>
              <w:sz w:val="20"/>
              <w:szCs w:val="20"/>
              <w:lang w:eastAsia="en-US"/>
              <w:rPrChange w:id="2187" w:author="Unknown">
                <w:rPr>
                  <w:noProof/>
                  <w:lang w:eastAsia="en-US"/>
                </w:rPr>
              </w:rPrChange>
            </w:rPr>
            <w:drawing>
              <wp:inline distT="0" distB="0" distL="0" distR="0" wp14:anchorId="7A1AF360" wp14:editId="76F791CC">
                <wp:extent cx="3422578" cy="2485158"/>
                <wp:effectExtent l="38100" t="38100" r="102235" b="86995"/>
                <wp:docPr id="10" name="Picture 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3422578" cy="2485158"/>
                        </a:xfrm>
                        <a:prstGeom prst="rect">
                          <a:avLst/>
                        </a:prstGeom>
                        <a:ln w="3175" cap="sq">
                          <a:noFill/>
                          <a:prstDash val="solid"/>
                          <a:miter lim="800000"/>
                        </a:ln>
                        <a:effectLst>
                          <a:outerShdw blurRad="50800" dist="38100" dir="2700000" algn="tl" rotWithShape="0">
                            <a:srgbClr val="000000">
                              <a:alpha val="43000"/>
                            </a:srgbClr>
                          </a:outerShdw>
                        </a:effectLst>
                      </pic:spPr>
                    </pic:pic>
                  </a:graphicData>
                </a:graphic>
              </wp:inline>
            </w:drawing>
          </w:r>
        </w:p>
        <w:p w:rsidR="00235EDF" w:rsidRPr="00F705A3" w:rsidRDefault="00235EDF" w:rsidP="00235EDF">
          <w:pPr>
            <w:pStyle w:val="ListParagraph"/>
            <w:numPr>
              <w:ilvl w:val="0"/>
              <w:numId w:val="0"/>
            </w:numPr>
            <w:ind w:left="360"/>
            <w:jc w:val="center"/>
            <w:rPr>
              <w:rFonts w:ascii="Poppins" w:hAnsi="Poppins"/>
              <w:sz w:val="20"/>
              <w:szCs w:val="20"/>
              <w:rPrChange w:id="2188" w:author="thuyhuynh" w:date="2024-01-05T13:12:00Z">
                <w:rPr/>
              </w:rPrChange>
            </w:rPr>
          </w:pPr>
        </w:p>
        <w:p w:rsidR="00235EDF" w:rsidRPr="00F705A3" w:rsidRDefault="00302132" w:rsidP="00235EDF">
          <w:pPr>
            <w:pStyle w:val="ListParagraph"/>
            <w:numPr>
              <w:ilvl w:val="0"/>
              <w:numId w:val="0"/>
            </w:numPr>
            <w:ind w:left="360"/>
            <w:jc w:val="center"/>
            <w:rPr>
              <w:ins w:id="2189" w:author="조준영" w:date="2021-05-10T19:03:00Z"/>
              <w:rFonts w:ascii="Poppins" w:hAnsi="Poppins"/>
              <w:sz w:val="20"/>
              <w:szCs w:val="20"/>
              <w:rPrChange w:id="2190" w:author="thuyhuynh" w:date="2024-01-05T13:12:00Z">
                <w:rPr>
                  <w:ins w:id="2191" w:author="조준영" w:date="2021-05-10T19:03:00Z"/>
                </w:rPr>
              </w:rPrChange>
            </w:rPr>
          </w:pPr>
          <w:r w:rsidRPr="00F705A3">
            <w:rPr>
              <w:rFonts w:ascii="Poppins" w:hAnsi="Poppins"/>
              <w:noProof/>
              <w:sz w:val="20"/>
              <w:szCs w:val="20"/>
              <w:lang w:eastAsia="en-US"/>
              <w:rPrChange w:id="2192" w:author="Unknown">
                <w:rPr>
                  <w:noProof/>
                  <w:lang w:eastAsia="en-US"/>
                </w:rPr>
              </w:rPrChange>
            </w:rPr>
            <mc:AlternateContent>
              <mc:Choice Requires="wps">
                <w:drawing>
                  <wp:inline distT="0" distB="0" distL="0" distR="0" wp14:anchorId="12A13CEB" wp14:editId="4EAAB5F2">
                    <wp:extent cx="4879340" cy="1295400"/>
                    <wp:effectExtent l="0" t="0" r="0" b="0"/>
                    <wp:docPr id="4" name="Rectangle 4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79340" cy="1295400"/>
                            </a:xfrm>
                            <a:prstGeom prst="rect">
                              <a:avLst/>
                            </a:prstGeom>
                            <a:solidFill>
                              <a:schemeClr val="accent1">
                                <a:lumMod val="40000"/>
                                <a:lumOff val="60000"/>
                                <a:alpha val="30196"/>
                              </a:schemeClr>
                            </a:solidFill>
                            <a:ln>
                              <a:noFill/>
                            </a:ln>
                            <a:effectLst/>
                            <a:extLst>
                              <a:ext uri="{91240B29-F687-4F45-9708-019B960494DF}">
                                <a14:hiddenLine xmlns:a14="http://schemas.microsoft.com/office/drawing/2010/main" w="12700">
                                  <a:solidFill>
                                    <a:schemeClr val="accent1">
                                      <a:lumMod val="100000"/>
                                      <a:lumOff val="0"/>
                                    </a:schemeClr>
                                  </a:solidFill>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23251D" w:rsidRPr="00FC03C9" w:rsidRDefault="0023251D" w:rsidP="00235EDF">
                                <w:pPr>
                                  <w:rPr>
                                    <w:rFonts w:ascii="Calibri" w:hAnsi="Calibri" w:cs="Arial"/>
                                    <w:b/>
                                    <w:i/>
                                    <w:color w:val="FFFFFF" w:themeColor="background1"/>
                                    <w:sz w:val="24"/>
                                    <w:szCs w:val="24"/>
                                    <w:lang w:eastAsia="ko-KR"/>
                                  </w:rPr>
                                </w:pPr>
                                <w:r w:rsidRPr="00FC03C9">
                                  <w:rPr>
                                    <w:rFonts w:ascii="Calibri" w:hAnsi="Calibri" w:cs="Arial"/>
                                    <w:i/>
                                    <w:color w:val="FFFFFF" w:themeColor="background1"/>
                                    <w:sz w:val="24"/>
                                    <w:szCs w:val="24"/>
                                    <w:highlight w:val="darkBlue"/>
                                    <w:lang w:eastAsia="ko-KR"/>
                                  </w:rPr>
                                  <w:t xml:space="preserve">To </w:t>
                                </w:r>
                                <w:r>
                                  <w:rPr>
                                    <w:rFonts w:ascii="Calibri" w:hAnsi="Calibri" w:cs="Arial" w:hint="eastAsia"/>
                                    <w:i/>
                                    <w:color w:val="FFFFFF" w:themeColor="background1"/>
                                    <w:sz w:val="24"/>
                                    <w:szCs w:val="24"/>
                                    <w:highlight w:val="darkBlue"/>
                                    <w:lang w:eastAsia="ko-KR"/>
                                  </w:rPr>
                                  <w:t>access</w:t>
                                </w:r>
                                <w:r w:rsidRPr="00FC03C9">
                                  <w:rPr>
                                    <w:rFonts w:ascii="Calibri" w:hAnsi="Calibri" w:cs="Arial"/>
                                    <w:i/>
                                    <w:color w:val="FFFFFF" w:themeColor="background1"/>
                                    <w:sz w:val="24"/>
                                    <w:szCs w:val="24"/>
                                    <w:highlight w:val="darkBlue"/>
                                    <w:lang w:eastAsia="ko-KR"/>
                                  </w:rPr>
                                  <w:t xml:space="preserve"> the </w:t>
                                </w:r>
                                <w:r w:rsidRPr="00FC03C9">
                                  <w:rPr>
                                    <w:rFonts w:ascii="Calibri" w:hAnsi="Calibri" w:cs="Arial"/>
                                    <w:b/>
                                    <w:i/>
                                    <w:color w:val="FFFFFF" w:themeColor="background1"/>
                                    <w:sz w:val="24"/>
                                    <w:szCs w:val="24"/>
                                    <w:highlight w:val="darkBlue"/>
                                    <w:lang w:eastAsia="ko-KR"/>
                                  </w:rPr>
                                  <w:t>Device Manager</w:t>
                                </w:r>
                              </w:p>
                              <w:p w:rsidR="0023251D" w:rsidRPr="00851434" w:rsidRDefault="0023251D" w:rsidP="00235EDF">
                                <w:pPr>
                                  <w:rPr>
                                    <w:color w:val="1F497D" w:themeColor="text2"/>
                                    <w:sz w:val="20"/>
                                    <w:szCs w:val="20"/>
                                    <w:lang w:eastAsia="ko-KR"/>
                                  </w:rPr>
                                </w:pPr>
                              </w:p>
                              <w:p w:rsidR="0023251D" w:rsidRPr="00851434" w:rsidRDefault="0023251D" w:rsidP="00235EDF">
                                <w:pPr>
                                  <w:rPr>
                                    <w:b/>
                                    <w:color w:val="1F497D" w:themeColor="text2"/>
                                    <w:sz w:val="20"/>
                                    <w:szCs w:val="20"/>
                                    <w:lang w:eastAsia="ko-KR"/>
                                  </w:rPr>
                                </w:pPr>
                                <w:r w:rsidRPr="00851434">
                                  <w:rPr>
                                    <w:rFonts w:hint="eastAsia"/>
                                    <w:b/>
                                    <w:color w:val="1F497D" w:themeColor="text2"/>
                                    <w:sz w:val="20"/>
                                    <w:szCs w:val="20"/>
                                    <w:lang w:eastAsia="ko-KR"/>
                                  </w:rPr>
                                  <w:t xml:space="preserve">(MS Windows </w:t>
                                </w:r>
                                <w:ins w:id="2193" w:author="조준영" w:date="2021-05-10T17:09:00Z">
                                  <w:r>
                                    <w:rPr>
                                      <w:rFonts w:hint="eastAsia"/>
                                      <w:b/>
                                      <w:color w:val="1F497D" w:themeColor="text2"/>
                                      <w:sz w:val="20"/>
                                      <w:szCs w:val="20"/>
                                      <w:lang w:eastAsia="ko-KR"/>
                                    </w:rPr>
                                    <w:t>8</w:t>
                                  </w:r>
                                </w:ins>
                                <w:ins w:id="2194" w:author="조준영" w:date="2021-05-10T19:03:00Z">
                                  <w:r>
                                    <w:rPr>
                                      <w:rFonts w:hint="eastAsia"/>
                                      <w:b/>
                                      <w:color w:val="1F497D" w:themeColor="text2"/>
                                      <w:sz w:val="20"/>
                                      <w:szCs w:val="20"/>
                                      <w:lang w:eastAsia="ko-KR"/>
                                    </w:rPr>
                                    <w:t xml:space="preserve"> &amp; </w:t>
                                  </w:r>
                                </w:ins>
                                <w:ins w:id="2195" w:author="조준영" w:date="2021-05-11T11:36:00Z">
                                  <w:r>
                                    <w:rPr>
                                      <w:rFonts w:hint="eastAsia"/>
                                      <w:b/>
                                      <w:color w:val="1F497D" w:themeColor="text2"/>
                                      <w:sz w:val="20"/>
                                      <w:szCs w:val="20"/>
                                      <w:lang w:eastAsia="ko-KR"/>
                                    </w:rPr>
                                    <w:t xml:space="preserve">MS Windows </w:t>
                                  </w:r>
                                </w:ins>
                                <w:ins w:id="2196" w:author="조준영" w:date="2021-05-10T19:03:00Z">
                                  <w:r>
                                    <w:rPr>
                                      <w:rFonts w:hint="eastAsia"/>
                                      <w:b/>
                                      <w:color w:val="1F497D" w:themeColor="text2"/>
                                      <w:sz w:val="20"/>
                                      <w:szCs w:val="20"/>
                                      <w:lang w:eastAsia="ko-KR"/>
                                    </w:rPr>
                                    <w:t>10</w:t>
                                  </w:r>
                                </w:ins>
                                <w:del w:id="2197" w:author="조준영" w:date="2021-05-10T17:09:00Z">
                                  <w:r w:rsidRPr="00851434" w:rsidDel="00B3567D">
                                    <w:rPr>
                                      <w:rFonts w:hint="eastAsia"/>
                                      <w:b/>
                                      <w:color w:val="1F497D" w:themeColor="text2"/>
                                      <w:sz w:val="20"/>
                                      <w:szCs w:val="20"/>
                                      <w:lang w:eastAsia="ko-KR"/>
                                    </w:rPr>
                                    <w:delText>XP</w:delText>
                                  </w:r>
                                </w:del>
                                <w:r w:rsidRPr="00851434">
                                  <w:rPr>
                                    <w:rFonts w:hint="eastAsia"/>
                                    <w:b/>
                                    <w:color w:val="1F497D" w:themeColor="text2"/>
                                    <w:sz w:val="20"/>
                                    <w:szCs w:val="20"/>
                                    <w:lang w:eastAsia="ko-KR"/>
                                  </w:rPr>
                                  <w:t>)</w:t>
                                </w:r>
                              </w:p>
                              <w:p w:rsidR="0023251D" w:rsidRPr="00851434" w:rsidRDefault="0023251D" w:rsidP="007C653B">
                                <w:pPr>
                                  <w:pStyle w:val="ListParagraph"/>
                                  <w:numPr>
                                    <w:ilvl w:val="0"/>
                                    <w:numId w:val="10"/>
                                  </w:numPr>
                                  <w:ind w:left="1200"/>
                                  <w:rPr>
                                    <w:color w:val="1F497D" w:themeColor="text2"/>
                                    <w:sz w:val="20"/>
                                    <w:szCs w:val="20"/>
                                  </w:rPr>
                                </w:pPr>
                                <w:ins w:id="2198" w:author="조준영" w:date="2021-05-10T17:17:00Z">
                                  <w:r>
                                    <w:rPr>
                                      <w:rFonts w:hint="eastAsia"/>
                                      <w:color w:val="1F497D" w:themeColor="text2"/>
                                      <w:sz w:val="20"/>
                                      <w:szCs w:val="20"/>
                                    </w:rPr>
                                    <w:t>Right-c</w:t>
                                  </w:r>
                                </w:ins>
                                <w:del w:id="2199" w:author="조준영" w:date="2021-05-10T17:17:00Z">
                                  <w:r w:rsidDel="00B3567D">
                                    <w:rPr>
                                      <w:rFonts w:hint="eastAsia"/>
                                      <w:color w:val="1F497D" w:themeColor="text2"/>
                                      <w:sz w:val="20"/>
                                      <w:szCs w:val="20"/>
                                    </w:rPr>
                                    <w:delText>C</w:delText>
                                  </w:r>
                                </w:del>
                                <w:r>
                                  <w:rPr>
                                    <w:rFonts w:hint="eastAsia"/>
                                    <w:color w:val="1F497D" w:themeColor="text2"/>
                                    <w:sz w:val="20"/>
                                    <w:szCs w:val="20"/>
                                  </w:rPr>
                                  <w:t>lick</w:t>
                                </w:r>
                                <w:r w:rsidRPr="00851434">
                                  <w:rPr>
                                    <w:rFonts w:hint="eastAsia"/>
                                    <w:color w:val="1F497D" w:themeColor="text2"/>
                                    <w:sz w:val="20"/>
                                    <w:szCs w:val="20"/>
                                  </w:rPr>
                                  <w:t xml:space="preserve"> </w:t>
                                </w:r>
                                <w:r w:rsidRPr="00851434">
                                  <w:rPr>
                                    <w:color w:val="1F497D" w:themeColor="text2"/>
                                    <w:sz w:val="20"/>
                                    <w:szCs w:val="20"/>
                                  </w:rPr>
                                  <w:t>“</w:t>
                                </w:r>
                                <w:r w:rsidRPr="00851434">
                                  <w:rPr>
                                    <w:rFonts w:hint="eastAsia"/>
                                    <w:b/>
                                    <w:color w:val="1F497D" w:themeColor="text2"/>
                                    <w:sz w:val="20"/>
                                    <w:szCs w:val="20"/>
                                  </w:rPr>
                                  <w:t>Start</w:t>
                                </w:r>
                                <w:r w:rsidRPr="00851434">
                                  <w:rPr>
                                    <w:color w:val="1F497D" w:themeColor="text2"/>
                                    <w:sz w:val="20"/>
                                    <w:szCs w:val="20"/>
                                  </w:rPr>
                                  <w:t>”</w:t>
                                </w:r>
                                <w:r w:rsidRPr="00851434">
                                  <w:rPr>
                                    <w:rFonts w:hint="eastAsia"/>
                                    <w:color w:val="1F497D" w:themeColor="text2"/>
                                    <w:sz w:val="20"/>
                                    <w:szCs w:val="20"/>
                                  </w:rPr>
                                  <w:t xml:space="preserve"> button on the taskbar.</w:t>
                                </w:r>
                              </w:p>
                              <w:p w:rsidR="0023251D" w:rsidRPr="00851434" w:rsidDel="00B3567D" w:rsidRDefault="0023251D" w:rsidP="007C653B">
                                <w:pPr>
                                  <w:pStyle w:val="ListParagraph"/>
                                  <w:numPr>
                                    <w:ilvl w:val="0"/>
                                    <w:numId w:val="10"/>
                                  </w:numPr>
                                  <w:ind w:left="1200"/>
                                  <w:rPr>
                                    <w:del w:id="2200" w:author="조준영" w:date="2021-05-10T17:17:00Z"/>
                                    <w:color w:val="1F497D" w:themeColor="text2"/>
                                    <w:sz w:val="20"/>
                                    <w:szCs w:val="20"/>
                                  </w:rPr>
                                </w:pPr>
                                <w:del w:id="2201" w:author="조준영" w:date="2021-05-10T17:17:00Z">
                                  <w:r w:rsidDel="00B3567D">
                                    <w:rPr>
                                      <w:rFonts w:hint="eastAsia"/>
                                      <w:color w:val="1F497D" w:themeColor="text2"/>
                                      <w:sz w:val="20"/>
                                      <w:szCs w:val="20"/>
                                    </w:rPr>
                                    <w:delText>Right-click on</w:delText>
                                  </w:r>
                                  <w:r w:rsidRPr="00851434" w:rsidDel="00B3567D">
                                    <w:rPr>
                                      <w:rFonts w:hint="eastAsia"/>
                                      <w:color w:val="1F497D" w:themeColor="text2"/>
                                      <w:sz w:val="20"/>
                                      <w:szCs w:val="20"/>
                                    </w:rPr>
                                    <w:delText xml:space="preserve"> </w:delText>
                                  </w:r>
                                  <w:r w:rsidRPr="00851434" w:rsidDel="00B3567D">
                                    <w:rPr>
                                      <w:color w:val="1F497D" w:themeColor="text2"/>
                                      <w:sz w:val="20"/>
                                      <w:szCs w:val="20"/>
                                    </w:rPr>
                                    <w:delText>“</w:delText>
                                  </w:r>
                                  <w:r w:rsidRPr="00851434" w:rsidDel="00B3567D">
                                    <w:rPr>
                                      <w:rFonts w:hint="eastAsia"/>
                                      <w:b/>
                                      <w:color w:val="1F497D" w:themeColor="text2"/>
                                      <w:sz w:val="20"/>
                                      <w:szCs w:val="20"/>
                                    </w:rPr>
                                    <w:delText>My Computer</w:delText>
                                  </w:r>
                                  <w:r w:rsidRPr="00851434" w:rsidDel="00B3567D">
                                    <w:rPr>
                                      <w:color w:val="1F497D" w:themeColor="text2"/>
                                      <w:sz w:val="20"/>
                                      <w:szCs w:val="20"/>
                                    </w:rPr>
                                    <w:delText>”</w:delText>
                                  </w:r>
                                  <w:r w:rsidRPr="00851434" w:rsidDel="00B3567D">
                                    <w:rPr>
                                      <w:rFonts w:hint="eastAsia"/>
                                      <w:color w:val="1F497D" w:themeColor="text2"/>
                                      <w:sz w:val="20"/>
                                      <w:szCs w:val="20"/>
                                    </w:rPr>
                                    <w:delText xml:space="preserve"> and choose </w:delText>
                                  </w:r>
                                  <w:r w:rsidRPr="00851434" w:rsidDel="00B3567D">
                                    <w:rPr>
                                      <w:color w:val="1F497D" w:themeColor="text2"/>
                                      <w:sz w:val="20"/>
                                      <w:szCs w:val="20"/>
                                    </w:rPr>
                                    <w:delText>“</w:delText>
                                  </w:r>
                                  <w:r w:rsidRPr="00851434" w:rsidDel="00B3567D">
                                    <w:rPr>
                                      <w:rFonts w:hint="eastAsia"/>
                                      <w:b/>
                                      <w:color w:val="1F497D" w:themeColor="text2"/>
                                      <w:sz w:val="20"/>
                                      <w:szCs w:val="20"/>
                                    </w:rPr>
                                    <w:delText>Properties</w:delText>
                                  </w:r>
                                  <w:r w:rsidRPr="00851434" w:rsidDel="00B3567D">
                                    <w:rPr>
                                      <w:color w:val="1F497D" w:themeColor="text2"/>
                                      <w:sz w:val="20"/>
                                      <w:szCs w:val="20"/>
                                    </w:rPr>
                                    <w:delText>”</w:delText>
                                  </w:r>
                                  <w:r w:rsidRPr="00851434" w:rsidDel="00B3567D">
                                    <w:rPr>
                                      <w:rFonts w:hint="eastAsia"/>
                                      <w:color w:val="1F497D" w:themeColor="text2"/>
                                      <w:sz w:val="20"/>
                                      <w:szCs w:val="20"/>
                                    </w:rPr>
                                    <w:delText xml:space="preserve"> at the bottom.</w:delText>
                                  </w:r>
                                </w:del>
                              </w:p>
                              <w:p w:rsidR="0023251D" w:rsidRPr="00851434" w:rsidDel="00B3567D" w:rsidRDefault="0023251D" w:rsidP="007C653B">
                                <w:pPr>
                                  <w:pStyle w:val="ListParagraph"/>
                                  <w:numPr>
                                    <w:ilvl w:val="0"/>
                                    <w:numId w:val="10"/>
                                  </w:numPr>
                                  <w:ind w:left="1200"/>
                                  <w:rPr>
                                    <w:del w:id="2202" w:author="조준영" w:date="2021-05-10T17:17:00Z"/>
                                    <w:color w:val="1F497D" w:themeColor="text2"/>
                                    <w:sz w:val="20"/>
                                    <w:szCs w:val="20"/>
                                  </w:rPr>
                                </w:pPr>
                                <w:del w:id="2203" w:author="조준영" w:date="2021-05-10T17:17:00Z">
                                  <w:r w:rsidDel="00B3567D">
                                    <w:rPr>
                                      <w:rFonts w:hint="eastAsia"/>
                                      <w:color w:val="1F497D" w:themeColor="text2"/>
                                      <w:sz w:val="20"/>
                                      <w:szCs w:val="20"/>
                                    </w:rPr>
                                    <w:delText>Click</w:delText>
                                  </w:r>
                                  <w:r w:rsidRPr="00851434" w:rsidDel="00B3567D">
                                    <w:rPr>
                                      <w:color w:val="1F497D" w:themeColor="text2"/>
                                      <w:sz w:val="20"/>
                                      <w:szCs w:val="20"/>
                                    </w:rPr>
                                    <w:delText xml:space="preserve"> “</w:delText>
                                  </w:r>
                                  <w:r w:rsidRPr="00851434" w:rsidDel="00B3567D">
                                    <w:rPr>
                                      <w:rFonts w:hint="eastAsia"/>
                                      <w:b/>
                                      <w:color w:val="1F497D" w:themeColor="text2"/>
                                      <w:sz w:val="20"/>
                                      <w:szCs w:val="20"/>
                                    </w:rPr>
                                    <w:delText>Hardware</w:delText>
                                  </w:r>
                                  <w:r w:rsidRPr="00851434" w:rsidDel="00B3567D">
                                    <w:rPr>
                                      <w:color w:val="1F497D" w:themeColor="text2"/>
                                      <w:sz w:val="20"/>
                                      <w:szCs w:val="20"/>
                                    </w:rPr>
                                    <w:delText>”</w:delText>
                                  </w:r>
                                  <w:r w:rsidRPr="00851434" w:rsidDel="00B3567D">
                                    <w:rPr>
                                      <w:rFonts w:hint="eastAsia"/>
                                      <w:color w:val="1F497D" w:themeColor="text2"/>
                                      <w:sz w:val="20"/>
                                      <w:szCs w:val="20"/>
                                    </w:rPr>
                                    <w:delText xml:space="preserve"> tab.</w:delText>
                                  </w:r>
                                </w:del>
                              </w:p>
                              <w:p w:rsidR="0023251D" w:rsidRPr="00851434" w:rsidRDefault="0023251D" w:rsidP="007C653B">
                                <w:pPr>
                                  <w:pStyle w:val="ListParagraph"/>
                                  <w:numPr>
                                    <w:ilvl w:val="0"/>
                                    <w:numId w:val="10"/>
                                  </w:numPr>
                                  <w:ind w:left="1200"/>
                                  <w:rPr>
                                    <w:color w:val="1F497D" w:themeColor="text2"/>
                                    <w:sz w:val="20"/>
                                    <w:szCs w:val="20"/>
                                  </w:rPr>
                                </w:pPr>
                                <w:r>
                                  <w:rPr>
                                    <w:rFonts w:hint="eastAsia"/>
                                    <w:color w:val="1F497D" w:themeColor="text2"/>
                                    <w:sz w:val="20"/>
                                    <w:szCs w:val="20"/>
                                  </w:rPr>
                                  <w:t>Click</w:t>
                                </w:r>
                                <w:r w:rsidRPr="00851434">
                                  <w:rPr>
                                    <w:rFonts w:hint="eastAsia"/>
                                    <w:color w:val="1F497D" w:themeColor="text2"/>
                                    <w:sz w:val="20"/>
                                    <w:szCs w:val="20"/>
                                  </w:rPr>
                                  <w:t xml:space="preserve"> </w:t>
                                </w:r>
                                <w:r w:rsidRPr="00851434">
                                  <w:rPr>
                                    <w:color w:val="1F497D" w:themeColor="text2"/>
                                    <w:sz w:val="20"/>
                                    <w:szCs w:val="20"/>
                                  </w:rPr>
                                  <w:t>“</w:t>
                                </w:r>
                                <w:r w:rsidRPr="00851434">
                                  <w:rPr>
                                    <w:rFonts w:hint="eastAsia"/>
                                    <w:b/>
                                    <w:color w:val="1F497D" w:themeColor="text2"/>
                                    <w:sz w:val="20"/>
                                    <w:szCs w:val="20"/>
                                  </w:rPr>
                                  <w:t>Device Manager</w:t>
                                </w:r>
                                <w:r w:rsidRPr="00851434">
                                  <w:rPr>
                                    <w:color w:val="1F497D" w:themeColor="text2"/>
                                    <w:sz w:val="20"/>
                                    <w:szCs w:val="20"/>
                                  </w:rPr>
                                  <w:t>”</w:t>
                                </w:r>
                                <w:r w:rsidRPr="00851434">
                                  <w:rPr>
                                    <w:rFonts w:hint="eastAsia"/>
                                    <w:color w:val="1F497D" w:themeColor="text2"/>
                                    <w:sz w:val="20"/>
                                    <w:szCs w:val="20"/>
                                  </w:rPr>
                                  <w:t xml:space="preserve"> button.</w:t>
                                </w:r>
                              </w:p>
                              <w:p w:rsidR="0023251D" w:rsidRPr="00851434" w:rsidDel="00FB47FC" w:rsidRDefault="0023251D" w:rsidP="00235EDF">
                                <w:pPr>
                                  <w:rPr>
                                    <w:del w:id="2204" w:author="조준영" w:date="2021-05-10T19:03:00Z"/>
                                    <w:b/>
                                    <w:color w:val="1F497D" w:themeColor="text2"/>
                                    <w:sz w:val="20"/>
                                    <w:szCs w:val="20"/>
                                    <w:lang w:eastAsia="ko-KR"/>
                                  </w:rPr>
                                </w:pPr>
                                <w:del w:id="2205" w:author="조준영" w:date="2021-05-10T19:03:00Z">
                                  <w:r w:rsidRPr="00851434" w:rsidDel="00FB47FC">
                                    <w:rPr>
                                      <w:rFonts w:hint="eastAsia"/>
                                      <w:b/>
                                      <w:color w:val="1F497D" w:themeColor="text2"/>
                                      <w:sz w:val="20"/>
                                      <w:szCs w:val="20"/>
                                      <w:lang w:eastAsia="ko-KR"/>
                                    </w:rPr>
                                    <w:delText xml:space="preserve">(MS Windows </w:delText>
                                  </w:r>
                                </w:del>
                                <w:del w:id="2206" w:author="조준영" w:date="2021-05-10T17:10:00Z">
                                  <w:r w:rsidRPr="00851434" w:rsidDel="00B3567D">
                                    <w:rPr>
                                      <w:rFonts w:hint="eastAsia"/>
                                      <w:b/>
                                      <w:color w:val="1F497D" w:themeColor="text2"/>
                                      <w:sz w:val="20"/>
                                      <w:szCs w:val="20"/>
                                      <w:lang w:eastAsia="ko-KR"/>
                                    </w:rPr>
                                    <w:delText>7</w:delText>
                                  </w:r>
                                </w:del>
                                <w:del w:id="2207" w:author="조준영" w:date="2021-05-10T19:03:00Z">
                                  <w:r w:rsidRPr="00851434" w:rsidDel="00FB47FC">
                                    <w:rPr>
                                      <w:rFonts w:hint="eastAsia"/>
                                      <w:b/>
                                      <w:color w:val="1F497D" w:themeColor="text2"/>
                                      <w:sz w:val="20"/>
                                      <w:szCs w:val="20"/>
                                      <w:lang w:eastAsia="ko-KR"/>
                                    </w:rPr>
                                    <w:delText>)</w:delText>
                                  </w:r>
                                </w:del>
                              </w:p>
                              <w:p w:rsidR="0023251D" w:rsidRPr="00851434" w:rsidDel="00FB47FC" w:rsidRDefault="0023251D" w:rsidP="007C653B">
                                <w:pPr>
                                  <w:pStyle w:val="ListParagraph"/>
                                  <w:numPr>
                                    <w:ilvl w:val="0"/>
                                    <w:numId w:val="11"/>
                                  </w:numPr>
                                  <w:ind w:left="1200"/>
                                  <w:rPr>
                                    <w:del w:id="2208" w:author="조준영" w:date="2021-05-10T19:03:00Z"/>
                                    <w:color w:val="1F497D" w:themeColor="text2"/>
                                    <w:sz w:val="20"/>
                                    <w:szCs w:val="20"/>
                                  </w:rPr>
                                </w:pPr>
                                <w:del w:id="2209" w:author="조준영" w:date="2021-05-10T17:25:00Z">
                                  <w:r w:rsidDel="000401BE">
                                    <w:rPr>
                                      <w:rFonts w:hint="eastAsia"/>
                                      <w:color w:val="1F497D" w:themeColor="text2"/>
                                      <w:sz w:val="20"/>
                                      <w:szCs w:val="20"/>
                                    </w:rPr>
                                    <w:delText>C</w:delText>
                                  </w:r>
                                </w:del>
                                <w:del w:id="2210" w:author="조준영" w:date="2021-05-10T19:03:00Z">
                                  <w:r w:rsidDel="00FB47FC">
                                    <w:rPr>
                                      <w:rFonts w:hint="eastAsia"/>
                                      <w:color w:val="1F497D" w:themeColor="text2"/>
                                      <w:sz w:val="20"/>
                                      <w:szCs w:val="20"/>
                                    </w:rPr>
                                    <w:delText>lick</w:delText>
                                  </w:r>
                                  <w:r w:rsidRPr="00851434" w:rsidDel="00FB47FC">
                                    <w:rPr>
                                      <w:rFonts w:hint="eastAsia"/>
                                      <w:color w:val="1F497D" w:themeColor="text2"/>
                                      <w:sz w:val="20"/>
                                      <w:szCs w:val="20"/>
                                    </w:rPr>
                                    <w:delText xml:space="preserve"> </w:delText>
                                  </w:r>
                                  <w:r w:rsidRPr="00851434" w:rsidDel="00FB47FC">
                                    <w:rPr>
                                      <w:color w:val="1F497D" w:themeColor="text2"/>
                                      <w:sz w:val="20"/>
                                      <w:szCs w:val="20"/>
                                    </w:rPr>
                                    <w:delText>“</w:delText>
                                  </w:r>
                                  <w:r w:rsidRPr="00851434" w:rsidDel="00FB47FC">
                                    <w:rPr>
                                      <w:rFonts w:hint="eastAsia"/>
                                      <w:b/>
                                      <w:color w:val="1F497D" w:themeColor="text2"/>
                                      <w:sz w:val="20"/>
                                      <w:szCs w:val="20"/>
                                    </w:rPr>
                                    <w:delText>Start</w:delText>
                                  </w:r>
                                  <w:r w:rsidRPr="00851434" w:rsidDel="00FB47FC">
                                    <w:rPr>
                                      <w:color w:val="1F497D" w:themeColor="text2"/>
                                      <w:sz w:val="20"/>
                                      <w:szCs w:val="20"/>
                                    </w:rPr>
                                    <w:delText>”</w:delText>
                                  </w:r>
                                  <w:r w:rsidRPr="00851434" w:rsidDel="00FB47FC">
                                    <w:rPr>
                                      <w:rFonts w:hint="eastAsia"/>
                                      <w:color w:val="1F497D" w:themeColor="text2"/>
                                      <w:sz w:val="20"/>
                                      <w:szCs w:val="20"/>
                                    </w:rPr>
                                    <w:delText xml:space="preserve"> button on the taskbar.</w:delText>
                                  </w:r>
                                </w:del>
                              </w:p>
                              <w:p w:rsidR="0023251D" w:rsidRPr="00851434" w:rsidDel="00FB47FC" w:rsidRDefault="0023251D" w:rsidP="007C653B">
                                <w:pPr>
                                  <w:pStyle w:val="ListParagraph"/>
                                  <w:numPr>
                                    <w:ilvl w:val="0"/>
                                    <w:numId w:val="11"/>
                                  </w:numPr>
                                  <w:ind w:left="1200"/>
                                  <w:rPr>
                                    <w:del w:id="2211" w:author="조준영" w:date="2021-05-10T19:03:00Z"/>
                                    <w:color w:val="1F497D" w:themeColor="text2"/>
                                    <w:sz w:val="20"/>
                                    <w:szCs w:val="20"/>
                                  </w:rPr>
                                </w:pPr>
                                <w:del w:id="2212" w:author="조준영" w:date="2021-05-10T19:03:00Z">
                                  <w:r w:rsidDel="00FB47FC">
                                    <w:rPr>
                                      <w:rFonts w:hint="eastAsia"/>
                                      <w:color w:val="1F497D" w:themeColor="text2"/>
                                      <w:sz w:val="20"/>
                                      <w:szCs w:val="20"/>
                                    </w:rPr>
                                    <w:delText>Right-click on</w:delText>
                                  </w:r>
                                  <w:r w:rsidRPr="00851434" w:rsidDel="00FB47FC">
                                    <w:rPr>
                                      <w:rFonts w:hint="eastAsia"/>
                                      <w:color w:val="1F497D" w:themeColor="text2"/>
                                      <w:sz w:val="20"/>
                                      <w:szCs w:val="20"/>
                                    </w:rPr>
                                    <w:delText xml:space="preserve"> </w:delText>
                                  </w:r>
                                  <w:r w:rsidRPr="00851434" w:rsidDel="00FB47FC">
                                    <w:rPr>
                                      <w:color w:val="1F497D" w:themeColor="text2"/>
                                      <w:sz w:val="20"/>
                                      <w:szCs w:val="20"/>
                                    </w:rPr>
                                    <w:delText>“</w:delText>
                                  </w:r>
                                  <w:r w:rsidRPr="00851434" w:rsidDel="00FB47FC">
                                    <w:rPr>
                                      <w:rFonts w:hint="eastAsia"/>
                                      <w:b/>
                                      <w:color w:val="1F497D" w:themeColor="text2"/>
                                      <w:sz w:val="20"/>
                                      <w:szCs w:val="20"/>
                                    </w:rPr>
                                    <w:delText>My Computer</w:delText>
                                  </w:r>
                                  <w:r w:rsidRPr="00851434" w:rsidDel="00FB47FC">
                                    <w:rPr>
                                      <w:color w:val="1F497D" w:themeColor="text2"/>
                                      <w:sz w:val="20"/>
                                      <w:szCs w:val="20"/>
                                    </w:rPr>
                                    <w:delText>”</w:delText>
                                  </w:r>
                                  <w:r w:rsidRPr="00851434" w:rsidDel="00FB47FC">
                                    <w:rPr>
                                      <w:rFonts w:hint="eastAsia"/>
                                      <w:color w:val="1F497D" w:themeColor="text2"/>
                                      <w:sz w:val="20"/>
                                      <w:szCs w:val="20"/>
                                    </w:rPr>
                                    <w:delText xml:space="preserve"> and choose </w:delText>
                                  </w:r>
                                  <w:r w:rsidRPr="00851434" w:rsidDel="00FB47FC">
                                    <w:rPr>
                                      <w:color w:val="1F497D" w:themeColor="text2"/>
                                      <w:sz w:val="20"/>
                                      <w:szCs w:val="20"/>
                                    </w:rPr>
                                    <w:delText>“</w:delText>
                                  </w:r>
                                  <w:r w:rsidRPr="00851434" w:rsidDel="00FB47FC">
                                    <w:rPr>
                                      <w:rFonts w:hint="eastAsia"/>
                                      <w:b/>
                                      <w:color w:val="1F497D" w:themeColor="text2"/>
                                      <w:sz w:val="20"/>
                                      <w:szCs w:val="20"/>
                                    </w:rPr>
                                    <w:delText>Properties</w:delText>
                                  </w:r>
                                  <w:r w:rsidRPr="00851434" w:rsidDel="00FB47FC">
                                    <w:rPr>
                                      <w:color w:val="1F497D" w:themeColor="text2"/>
                                      <w:sz w:val="20"/>
                                      <w:szCs w:val="20"/>
                                    </w:rPr>
                                    <w:delText>”</w:delText>
                                  </w:r>
                                  <w:r w:rsidRPr="00851434" w:rsidDel="00FB47FC">
                                    <w:rPr>
                                      <w:rFonts w:hint="eastAsia"/>
                                      <w:color w:val="1F497D" w:themeColor="text2"/>
                                      <w:sz w:val="20"/>
                                      <w:szCs w:val="20"/>
                                    </w:rPr>
                                    <w:delText xml:space="preserve"> at the bottom.</w:delText>
                                  </w:r>
                                </w:del>
                              </w:p>
                              <w:p w:rsidR="0023251D" w:rsidRPr="00851434" w:rsidDel="00FB47FC" w:rsidRDefault="0023251D" w:rsidP="007C653B">
                                <w:pPr>
                                  <w:pStyle w:val="ListParagraph"/>
                                  <w:numPr>
                                    <w:ilvl w:val="0"/>
                                    <w:numId w:val="11"/>
                                  </w:numPr>
                                  <w:ind w:left="1200"/>
                                  <w:rPr>
                                    <w:del w:id="2213" w:author="조준영" w:date="2021-05-10T19:03:00Z"/>
                                    <w:color w:val="1F497D" w:themeColor="text2"/>
                                    <w:sz w:val="20"/>
                                    <w:szCs w:val="20"/>
                                  </w:rPr>
                                </w:pPr>
                                <w:del w:id="2214" w:author="조준영" w:date="2021-05-10T19:03:00Z">
                                  <w:r w:rsidRPr="00851434" w:rsidDel="00FB47FC">
                                    <w:rPr>
                                      <w:rFonts w:hint="eastAsia"/>
                                      <w:color w:val="1F497D" w:themeColor="text2"/>
                                      <w:sz w:val="20"/>
                                      <w:szCs w:val="20"/>
                                    </w:rPr>
                                    <w:delText>Click</w:delText>
                                  </w:r>
                                  <w:r w:rsidDel="00FB47FC">
                                    <w:rPr>
                                      <w:rFonts w:hint="eastAsia"/>
                                      <w:color w:val="1F497D" w:themeColor="text2"/>
                                      <w:sz w:val="20"/>
                                      <w:szCs w:val="20"/>
                                    </w:rPr>
                                    <w:delText xml:space="preserve"> </w:delText>
                                  </w:r>
                                  <w:r w:rsidRPr="00851434" w:rsidDel="00FB47FC">
                                    <w:rPr>
                                      <w:color w:val="1F497D" w:themeColor="text2"/>
                                      <w:sz w:val="20"/>
                                      <w:szCs w:val="20"/>
                                    </w:rPr>
                                    <w:delText>“</w:delText>
                                  </w:r>
                                  <w:r w:rsidRPr="00851434" w:rsidDel="00FB47FC">
                                    <w:rPr>
                                      <w:rFonts w:hint="eastAsia"/>
                                      <w:b/>
                                      <w:color w:val="1F497D" w:themeColor="text2"/>
                                      <w:sz w:val="20"/>
                                      <w:szCs w:val="20"/>
                                    </w:rPr>
                                    <w:delText>Device Manager</w:delText>
                                  </w:r>
                                  <w:r w:rsidRPr="00851434" w:rsidDel="00FB47FC">
                                    <w:rPr>
                                      <w:color w:val="1F497D" w:themeColor="text2"/>
                                      <w:sz w:val="20"/>
                                      <w:szCs w:val="20"/>
                                    </w:rPr>
                                    <w:delText>”</w:delText>
                                  </w:r>
                                  <w:r w:rsidDel="00FB47FC">
                                    <w:rPr>
                                      <w:rFonts w:hint="eastAsia"/>
                                      <w:color w:val="1F497D" w:themeColor="text2"/>
                                      <w:sz w:val="20"/>
                                      <w:szCs w:val="20"/>
                                    </w:rPr>
                                    <w:delText xml:space="preserve"> on the left</w:delText>
                                  </w:r>
                                  <w:r w:rsidRPr="00851434" w:rsidDel="00FB47FC">
                                    <w:rPr>
                                      <w:rFonts w:hint="eastAsia"/>
                                      <w:color w:val="1F497D" w:themeColor="text2"/>
                                      <w:sz w:val="20"/>
                                      <w:szCs w:val="20"/>
                                    </w:rPr>
                                    <w:delText xml:space="preserve"> pane.</w:delText>
                                  </w:r>
                                </w:del>
                              </w:p>
                              <w:p w:rsidR="0023251D" w:rsidRPr="0055083F" w:rsidRDefault="0023251D" w:rsidP="00235EDF">
                                <w:pPr>
                                  <w:rPr>
                                    <w:sz w:val="20"/>
                                    <w:szCs w:val="20"/>
                                    <w:lang w:eastAsia="ko-KR"/>
                                  </w:rPr>
                                </w:pPr>
                              </w:p>
                            </w:txbxContent>
                          </wps:txbx>
                          <wps:bodyPr rot="0" vert="horz" wrap="square" lIns="137160" tIns="91440" rIns="137160" bIns="45720" anchor="t" anchorCtr="0" upright="1">
                            <a:noAutofit/>
                          </wps:bodyPr>
                        </wps:wsp>
                      </a:graphicData>
                    </a:graphic>
                  </wp:inline>
                </w:drawing>
              </mc:Choice>
              <mc:Fallback>
                <w:pict>
                  <v:rect id="Rectangle 483" o:spid="_x0000_s1033" style="width:384.2pt;height:1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" fillcolor="#b8cce4 [1300]" stroked="f" strokecolor="#4f81bd [3204]" strokeweight="1pt">
                    <v:fill opacity="19789f"/>
                    <v:shadow color="#868686"/>
                    <v:textbox inset="10.8pt,7.2pt,10.8pt">
                      <w:txbxContent>
                        <w:p w:rsidR="006D3F2F" w:rsidRPr="00FC03C9" w:rsidRDefault="006D3F2F" w:rsidP="00235EDF">
                          <w:pPr>
                            <w:rPr>
                              <w:rFonts w:ascii="Calibri" w:hAnsi="Calibri" w:cs="Arial"/>
                              <w:b/>
                              <w:i/>
                              <w:color w:val="FFFFFF" w:themeColor="background1"/>
                              <w:sz w:val="24"/>
                              <w:szCs w:val="24"/>
                              <w:lang w:eastAsia="ko-KR"/>
                            </w:rPr>
                          </w:pPr>
                          <w:r w:rsidRPr="00FC03C9">
                            <w:rPr>
                              <w:rFonts w:ascii="Calibri" w:hAnsi="Calibri" w:cs="Arial"/>
                              <w:i/>
                              <w:color w:val="FFFFFF" w:themeColor="background1"/>
                              <w:sz w:val="24"/>
                              <w:szCs w:val="24"/>
                              <w:highlight w:val="darkBlue"/>
                              <w:lang w:eastAsia="ko-KR"/>
                            </w:rPr>
                            <w:t xml:space="preserve">To </w:t>
                          </w:r>
                          <w:r>
                            <w:rPr>
                              <w:rFonts w:ascii="Calibri" w:hAnsi="Calibri" w:cs="Arial" w:hint="eastAsia"/>
                              <w:i/>
                              <w:color w:val="FFFFFF" w:themeColor="background1"/>
                              <w:sz w:val="24"/>
                              <w:szCs w:val="24"/>
                              <w:highlight w:val="darkBlue"/>
                              <w:lang w:eastAsia="ko-KR"/>
                            </w:rPr>
                            <w:t>access</w:t>
                          </w:r>
                          <w:r w:rsidRPr="00FC03C9">
                            <w:rPr>
                              <w:rFonts w:ascii="Calibri" w:hAnsi="Calibri" w:cs="Arial"/>
                              <w:i/>
                              <w:color w:val="FFFFFF" w:themeColor="background1"/>
                              <w:sz w:val="24"/>
                              <w:szCs w:val="24"/>
                              <w:highlight w:val="darkBlue"/>
                              <w:lang w:eastAsia="ko-KR"/>
                            </w:rPr>
                            <w:t xml:space="preserve"> the </w:t>
                          </w:r>
                          <w:r w:rsidRPr="00FC03C9">
                            <w:rPr>
                              <w:rFonts w:ascii="Calibri" w:hAnsi="Calibri" w:cs="Arial"/>
                              <w:b/>
                              <w:i/>
                              <w:color w:val="FFFFFF" w:themeColor="background1"/>
                              <w:sz w:val="24"/>
                              <w:szCs w:val="24"/>
                              <w:highlight w:val="darkBlue"/>
                              <w:lang w:eastAsia="ko-KR"/>
                            </w:rPr>
                            <w:t>Device Manager</w:t>
                          </w:r>
                        </w:p>
                        <w:p w:rsidR="006D3F2F" w:rsidRPr="00851434" w:rsidRDefault="006D3F2F" w:rsidP="00235EDF">
                          <w:pPr>
                            <w:rPr>
                              <w:color w:val="1F497D" w:themeColor="text2"/>
                              <w:sz w:val="20"/>
                              <w:szCs w:val="20"/>
                              <w:lang w:eastAsia="ko-KR"/>
                            </w:rPr>
                          </w:pPr>
                        </w:p>
                        <w:p w:rsidR="006D3F2F" w:rsidRPr="00851434" w:rsidRDefault="006D3F2F" w:rsidP="00235EDF">
                          <w:pPr>
                            <w:rPr>
                              <w:b/>
                              <w:color w:val="1F497D" w:themeColor="text2"/>
                              <w:sz w:val="20"/>
                              <w:szCs w:val="20"/>
                              <w:lang w:eastAsia="ko-KR"/>
                            </w:rPr>
                          </w:pPr>
                          <w:r w:rsidRPr="00851434">
                            <w:rPr>
                              <w:rFonts w:hint="eastAsia"/>
                              <w:b/>
                              <w:color w:val="1F497D" w:themeColor="text2"/>
                              <w:sz w:val="20"/>
                              <w:szCs w:val="20"/>
                              <w:lang w:eastAsia="ko-KR"/>
                            </w:rPr>
                            <w:t xml:space="preserve">(MS Windows </w:t>
                          </w:r>
                          <w:ins w:id="2266" w:author="조준영" w:date="2021-05-10T17:09:00Z">
                            <w:r>
                              <w:rPr>
                                <w:rFonts w:hint="eastAsia"/>
                                <w:b/>
                                <w:color w:val="1F497D" w:themeColor="text2"/>
                                <w:sz w:val="20"/>
                                <w:szCs w:val="20"/>
                                <w:lang w:eastAsia="ko-KR"/>
                              </w:rPr>
                              <w:t>8</w:t>
                            </w:r>
                          </w:ins>
                          <w:ins w:id="2267" w:author="조준영" w:date="2021-05-10T19:03:00Z">
                            <w:r>
                              <w:rPr>
                                <w:rFonts w:hint="eastAsia"/>
                                <w:b/>
                                <w:color w:val="1F497D" w:themeColor="text2"/>
                                <w:sz w:val="20"/>
                                <w:szCs w:val="20"/>
                                <w:lang w:eastAsia="ko-KR"/>
                              </w:rPr>
                              <w:t xml:space="preserve"> &amp; </w:t>
                            </w:r>
                          </w:ins>
                          <w:ins w:id="2268" w:author="조준영" w:date="2021-05-11T11:36:00Z">
                            <w:r>
                              <w:rPr>
                                <w:rFonts w:hint="eastAsia"/>
                                <w:b/>
                                <w:color w:val="1F497D" w:themeColor="text2"/>
                                <w:sz w:val="20"/>
                                <w:szCs w:val="20"/>
                                <w:lang w:eastAsia="ko-KR"/>
                              </w:rPr>
                              <w:t xml:space="preserve">MS Windows </w:t>
                            </w:r>
                          </w:ins>
                          <w:ins w:id="2269" w:author="조준영" w:date="2021-05-10T19:03:00Z">
                            <w:r>
                              <w:rPr>
                                <w:rFonts w:hint="eastAsia"/>
                                <w:b/>
                                <w:color w:val="1F497D" w:themeColor="text2"/>
                                <w:sz w:val="20"/>
                                <w:szCs w:val="20"/>
                                <w:lang w:eastAsia="ko-KR"/>
                              </w:rPr>
                              <w:t>10</w:t>
                            </w:r>
                          </w:ins>
                          <w:del w:id="2270" w:author="조준영" w:date="2021-05-10T17:09:00Z">
                            <w:r w:rsidRPr="00851434" w:rsidDel="00B3567D">
                              <w:rPr>
                                <w:rFonts w:hint="eastAsia"/>
                                <w:b/>
                                <w:color w:val="1F497D" w:themeColor="text2"/>
                                <w:sz w:val="20"/>
                                <w:szCs w:val="20"/>
                                <w:lang w:eastAsia="ko-KR"/>
                              </w:rPr>
                              <w:delText>XP</w:delText>
                            </w:r>
                          </w:del>
                          <w:r w:rsidRPr="00851434">
                            <w:rPr>
                              <w:rFonts w:hint="eastAsia"/>
                              <w:b/>
                              <w:color w:val="1F497D" w:themeColor="text2"/>
                              <w:sz w:val="20"/>
                              <w:szCs w:val="20"/>
                              <w:lang w:eastAsia="ko-KR"/>
                            </w:rPr>
                            <w:t>)</w:t>
                          </w:r>
                        </w:p>
                        <w:p w:rsidR="006D3F2F" w:rsidRPr="00851434" w:rsidRDefault="006D3F2F" w:rsidP="007C653B">
                          <w:pPr>
                            <w:pStyle w:val="ListParagraph"/>
                            <w:numPr>
                              <w:ilvl w:val="0"/>
                              <w:numId w:val="10"/>
                            </w:numPr>
                            <w:ind w:left="1200"/>
                            <w:rPr>
                              <w:color w:val="1F497D" w:themeColor="text2"/>
                              <w:sz w:val="20"/>
                              <w:szCs w:val="20"/>
                            </w:rPr>
                          </w:pPr>
                          <w:ins w:id="2271" w:author="조준영" w:date="2021-05-10T17:17:00Z">
                            <w:r>
                              <w:rPr>
                                <w:rFonts w:hint="eastAsia"/>
                                <w:color w:val="1F497D" w:themeColor="text2"/>
                                <w:sz w:val="20"/>
                                <w:szCs w:val="20"/>
                              </w:rPr>
                              <w:t>Right-c</w:t>
                            </w:r>
                          </w:ins>
                          <w:del w:id="2272" w:author="조준영" w:date="2021-05-10T17:17:00Z">
                            <w:r w:rsidDel="00B3567D">
                              <w:rPr>
                                <w:rFonts w:hint="eastAsia"/>
                                <w:color w:val="1F497D" w:themeColor="text2"/>
                                <w:sz w:val="20"/>
                                <w:szCs w:val="20"/>
                              </w:rPr>
                              <w:delText>C</w:delText>
                            </w:r>
                          </w:del>
                          <w:r>
                            <w:rPr>
                              <w:rFonts w:hint="eastAsia"/>
                              <w:color w:val="1F497D" w:themeColor="text2"/>
                              <w:sz w:val="20"/>
                              <w:szCs w:val="20"/>
                            </w:rPr>
                            <w:t>lick</w:t>
                          </w:r>
                          <w:r w:rsidRPr="00851434">
                            <w:rPr>
                              <w:rFonts w:hint="eastAsia"/>
                              <w:color w:val="1F497D" w:themeColor="text2"/>
                              <w:sz w:val="20"/>
                              <w:szCs w:val="20"/>
                            </w:rPr>
                            <w:t xml:space="preserve"> </w:t>
                          </w:r>
                          <w:r w:rsidRPr="00851434">
                            <w:rPr>
                              <w:color w:val="1F497D" w:themeColor="text2"/>
                              <w:sz w:val="20"/>
                              <w:szCs w:val="20"/>
                            </w:rPr>
                            <w:t>“</w:t>
                          </w:r>
                          <w:r w:rsidRPr="00851434">
                            <w:rPr>
                              <w:rFonts w:hint="eastAsia"/>
                              <w:b/>
                              <w:color w:val="1F497D" w:themeColor="text2"/>
                              <w:sz w:val="20"/>
                              <w:szCs w:val="20"/>
                            </w:rPr>
                            <w:t>Start</w:t>
                          </w:r>
                          <w:r w:rsidRPr="00851434">
                            <w:rPr>
                              <w:color w:val="1F497D" w:themeColor="text2"/>
                              <w:sz w:val="20"/>
                              <w:szCs w:val="20"/>
                            </w:rPr>
                            <w:t>”</w:t>
                          </w:r>
                          <w:r w:rsidRPr="00851434">
                            <w:rPr>
                              <w:rFonts w:hint="eastAsia"/>
                              <w:color w:val="1F497D" w:themeColor="text2"/>
                              <w:sz w:val="20"/>
                              <w:szCs w:val="20"/>
                            </w:rPr>
                            <w:t xml:space="preserve"> button on the taskbar.</w:t>
                          </w:r>
                        </w:p>
                        <w:p w:rsidR="006D3F2F" w:rsidRPr="00851434" w:rsidDel="00B3567D" w:rsidRDefault="006D3F2F" w:rsidP="007C653B">
                          <w:pPr>
                            <w:pStyle w:val="ListParagraph"/>
                            <w:numPr>
                              <w:ilvl w:val="0"/>
                              <w:numId w:val="10"/>
                            </w:numPr>
                            <w:ind w:left="1200"/>
                            <w:rPr>
                              <w:del w:id="2273" w:author="조준영" w:date="2021-05-10T17:17:00Z"/>
                              <w:color w:val="1F497D" w:themeColor="text2"/>
                              <w:sz w:val="20"/>
                              <w:szCs w:val="20"/>
                            </w:rPr>
                          </w:pPr>
                          <w:del w:id="2274" w:author="조준영" w:date="2021-05-10T17:17:00Z">
                            <w:r w:rsidDel="00B3567D">
                              <w:rPr>
                                <w:rFonts w:hint="eastAsia"/>
                                <w:color w:val="1F497D" w:themeColor="text2"/>
                                <w:sz w:val="20"/>
                                <w:szCs w:val="20"/>
                              </w:rPr>
                              <w:delText>Right-click on</w:delText>
                            </w:r>
                            <w:r w:rsidRPr="00851434" w:rsidDel="00B3567D">
                              <w:rPr>
                                <w:rFonts w:hint="eastAsia"/>
                                <w:color w:val="1F497D" w:themeColor="text2"/>
                                <w:sz w:val="20"/>
                                <w:szCs w:val="20"/>
                              </w:rPr>
                              <w:delText xml:space="preserve"> </w:delText>
                            </w:r>
                            <w:r w:rsidRPr="00851434" w:rsidDel="00B3567D">
                              <w:rPr>
                                <w:color w:val="1F497D" w:themeColor="text2"/>
                                <w:sz w:val="20"/>
                                <w:szCs w:val="20"/>
                              </w:rPr>
                              <w:delText>“</w:delText>
                            </w:r>
                            <w:r w:rsidRPr="00851434" w:rsidDel="00B3567D">
                              <w:rPr>
                                <w:rFonts w:hint="eastAsia"/>
                                <w:b/>
                                <w:color w:val="1F497D" w:themeColor="text2"/>
                                <w:sz w:val="20"/>
                                <w:szCs w:val="20"/>
                              </w:rPr>
                              <w:delText>My Computer</w:delText>
                            </w:r>
                            <w:r w:rsidRPr="00851434" w:rsidDel="00B3567D">
                              <w:rPr>
                                <w:color w:val="1F497D" w:themeColor="text2"/>
                                <w:sz w:val="20"/>
                                <w:szCs w:val="20"/>
                              </w:rPr>
                              <w:delText>”</w:delText>
                            </w:r>
                            <w:r w:rsidRPr="00851434" w:rsidDel="00B3567D">
                              <w:rPr>
                                <w:rFonts w:hint="eastAsia"/>
                                <w:color w:val="1F497D" w:themeColor="text2"/>
                                <w:sz w:val="20"/>
                                <w:szCs w:val="20"/>
                              </w:rPr>
                              <w:delText xml:space="preserve"> and choose </w:delText>
                            </w:r>
                            <w:r w:rsidRPr="00851434" w:rsidDel="00B3567D">
                              <w:rPr>
                                <w:color w:val="1F497D" w:themeColor="text2"/>
                                <w:sz w:val="20"/>
                                <w:szCs w:val="20"/>
                              </w:rPr>
                              <w:delText>“</w:delText>
                            </w:r>
                            <w:r w:rsidRPr="00851434" w:rsidDel="00B3567D">
                              <w:rPr>
                                <w:rFonts w:hint="eastAsia"/>
                                <w:b/>
                                <w:color w:val="1F497D" w:themeColor="text2"/>
                                <w:sz w:val="20"/>
                                <w:szCs w:val="20"/>
                              </w:rPr>
                              <w:delText>Properties</w:delText>
                            </w:r>
                            <w:r w:rsidRPr="00851434" w:rsidDel="00B3567D">
                              <w:rPr>
                                <w:color w:val="1F497D" w:themeColor="text2"/>
                                <w:sz w:val="20"/>
                                <w:szCs w:val="20"/>
                              </w:rPr>
                              <w:delText>”</w:delText>
                            </w:r>
                            <w:r w:rsidRPr="00851434" w:rsidDel="00B3567D">
                              <w:rPr>
                                <w:rFonts w:hint="eastAsia"/>
                                <w:color w:val="1F497D" w:themeColor="text2"/>
                                <w:sz w:val="20"/>
                                <w:szCs w:val="20"/>
                              </w:rPr>
                              <w:delText xml:space="preserve"> at the bottom.</w:delText>
                            </w:r>
                          </w:del>
                        </w:p>
                        <w:p w:rsidR="006D3F2F" w:rsidRPr="00851434" w:rsidDel="00B3567D" w:rsidRDefault="006D3F2F" w:rsidP="007C653B">
                          <w:pPr>
                            <w:pStyle w:val="ListParagraph"/>
                            <w:numPr>
                              <w:ilvl w:val="0"/>
                              <w:numId w:val="10"/>
                            </w:numPr>
                            <w:ind w:left="1200"/>
                            <w:rPr>
                              <w:del w:id="2275" w:author="조준영" w:date="2021-05-10T17:17:00Z"/>
                              <w:color w:val="1F497D" w:themeColor="text2"/>
                              <w:sz w:val="20"/>
                              <w:szCs w:val="20"/>
                            </w:rPr>
                          </w:pPr>
                          <w:del w:id="2276" w:author="조준영" w:date="2021-05-10T17:17:00Z">
                            <w:r w:rsidDel="00B3567D">
                              <w:rPr>
                                <w:rFonts w:hint="eastAsia"/>
                                <w:color w:val="1F497D" w:themeColor="text2"/>
                                <w:sz w:val="20"/>
                                <w:szCs w:val="20"/>
                              </w:rPr>
                              <w:delText>Click</w:delText>
                            </w:r>
                            <w:r w:rsidRPr="00851434" w:rsidDel="00B3567D">
                              <w:rPr>
                                <w:color w:val="1F497D" w:themeColor="text2"/>
                                <w:sz w:val="20"/>
                                <w:szCs w:val="20"/>
                              </w:rPr>
                              <w:delText xml:space="preserve"> “</w:delText>
                            </w:r>
                            <w:r w:rsidRPr="00851434" w:rsidDel="00B3567D">
                              <w:rPr>
                                <w:rFonts w:hint="eastAsia"/>
                                <w:b/>
                                <w:color w:val="1F497D" w:themeColor="text2"/>
                                <w:sz w:val="20"/>
                                <w:szCs w:val="20"/>
                              </w:rPr>
                              <w:delText>Hardware</w:delText>
                            </w:r>
                            <w:r w:rsidRPr="00851434" w:rsidDel="00B3567D">
                              <w:rPr>
                                <w:color w:val="1F497D" w:themeColor="text2"/>
                                <w:sz w:val="20"/>
                                <w:szCs w:val="20"/>
                              </w:rPr>
                              <w:delText>”</w:delText>
                            </w:r>
                            <w:r w:rsidRPr="00851434" w:rsidDel="00B3567D">
                              <w:rPr>
                                <w:rFonts w:hint="eastAsia"/>
                                <w:color w:val="1F497D" w:themeColor="text2"/>
                                <w:sz w:val="20"/>
                                <w:szCs w:val="20"/>
                              </w:rPr>
                              <w:delText xml:space="preserve"> tab.</w:delText>
                            </w:r>
                          </w:del>
                        </w:p>
                        <w:p w:rsidR="006D3F2F" w:rsidRPr="00851434" w:rsidRDefault="006D3F2F" w:rsidP="007C653B">
                          <w:pPr>
                            <w:pStyle w:val="ListParagraph"/>
                            <w:numPr>
                              <w:ilvl w:val="0"/>
                              <w:numId w:val="10"/>
                            </w:numPr>
                            <w:ind w:left="1200"/>
                            <w:rPr>
                              <w:color w:val="1F497D" w:themeColor="text2"/>
                              <w:sz w:val="20"/>
                              <w:szCs w:val="20"/>
                            </w:rPr>
                          </w:pPr>
                          <w:r>
                            <w:rPr>
                              <w:rFonts w:hint="eastAsia"/>
                              <w:color w:val="1F497D" w:themeColor="text2"/>
                              <w:sz w:val="20"/>
                              <w:szCs w:val="20"/>
                            </w:rPr>
                            <w:t>Click</w:t>
                          </w:r>
                          <w:r w:rsidRPr="00851434">
                            <w:rPr>
                              <w:rFonts w:hint="eastAsia"/>
                              <w:color w:val="1F497D" w:themeColor="text2"/>
                              <w:sz w:val="20"/>
                              <w:szCs w:val="20"/>
                            </w:rPr>
                            <w:t xml:space="preserve"> </w:t>
                          </w:r>
                          <w:r w:rsidRPr="00851434">
                            <w:rPr>
                              <w:color w:val="1F497D" w:themeColor="text2"/>
                              <w:sz w:val="20"/>
                              <w:szCs w:val="20"/>
                            </w:rPr>
                            <w:t>“</w:t>
                          </w:r>
                          <w:r w:rsidRPr="00851434">
                            <w:rPr>
                              <w:rFonts w:hint="eastAsia"/>
                              <w:b/>
                              <w:color w:val="1F497D" w:themeColor="text2"/>
                              <w:sz w:val="20"/>
                              <w:szCs w:val="20"/>
                            </w:rPr>
                            <w:t>Device Manager</w:t>
                          </w:r>
                          <w:r w:rsidRPr="00851434">
                            <w:rPr>
                              <w:color w:val="1F497D" w:themeColor="text2"/>
                              <w:sz w:val="20"/>
                              <w:szCs w:val="20"/>
                            </w:rPr>
                            <w:t>”</w:t>
                          </w:r>
                          <w:r w:rsidRPr="00851434">
                            <w:rPr>
                              <w:rFonts w:hint="eastAsia"/>
                              <w:color w:val="1F497D" w:themeColor="text2"/>
                              <w:sz w:val="20"/>
                              <w:szCs w:val="20"/>
                            </w:rPr>
                            <w:t xml:space="preserve"> button.</w:t>
                          </w:r>
                        </w:p>
                        <w:p w:rsidR="006D3F2F" w:rsidRPr="00851434" w:rsidDel="00FB47FC" w:rsidRDefault="006D3F2F" w:rsidP="00235EDF">
                          <w:pPr>
                            <w:rPr>
                              <w:del w:id="2277" w:author="조준영" w:date="2021-05-10T19:03:00Z"/>
                              <w:b/>
                              <w:color w:val="1F497D" w:themeColor="text2"/>
                              <w:sz w:val="20"/>
                              <w:szCs w:val="20"/>
                              <w:lang w:eastAsia="ko-KR"/>
                            </w:rPr>
                          </w:pPr>
                          <w:del w:id="2278" w:author="조준영" w:date="2021-05-10T19:03:00Z">
                            <w:r w:rsidRPr="00851434" w:rsidDel="00FB47FC">
                              <w:rPr>
                                <w:rFonts w:hint="eastAsia"/>
                                <w:b/>
                                <w:color w:val="1F497D" w:themeColor="text2"/>
                                <w:sz w:val="20"/>
                                <w:szCs w:val="20"/>
                                <w:lang w:eastAsia="ko-KR"/>
                              </w:rPr>
                              <w:delText xml:space="preserve">(MS Windows </w:delText>
                            </w:r>
                          </w:del>
                          <w:del w:id="2279" w:author="조준영" w:date="2021-05-10T17:10:00Z">
                            <w:r w:rsidRPr="00851434" w:rsidDel="00B3567D">
                              <w:rPr>
                                <w:rFonts w:hint="eastAsia"/>
                                <w:b/>
                                <w:color w:val="1F497D" w:themeColor="text2"/>
                                <w:sz w:val="20"/>
                                <w:szCs w:val="20"/>
                                <w:lang w:eastAsia="ko-KR"/>
                              </w:rPr>
                              <w:delText>7</w:delText>
                            </w:r>
                          </w:del>
                          <w:del w:id="2280" w:author="조준영" w:date="2021-05-10T19:03:00Z">
                            <w:r w:rsidRPr="00851434" w:rsidDel="00FB47FC">
                              <w:rPr>
                                <w:rFonts w:hint="eastAsia"/>
                                <w:b/>
                                <w:color w:val="1F497D" w:themeColor="text2"/>
                                <w:sz w:val="20"/>
                                <w:szCs w:val="20"/>
                                <w:lang w:eastAsia="ko-KR"/>
                              </w:rPr>
                              <w:delText>)</w:delText>
                            </w:r>
                          </w:del>
                        </w:p>
                        <w:p w:rsidR="006D3F2F" w:rsidRPr="00851434" w:rsidDel="00FB47FC" w:rsidRDefault="006D3F2F" w:rsidP="007C653B">
                          <w:pPr>
                            <w:pStyle w:val="ListParagraph"/>
                            <w:numPr>
                              <w:ilvl w:val="0"/>
                              <w:numId w:val="11"/>
                            </w:numPr>
                            <w:ind w:left="1200"/>
                            <w:rPr>
                              <w:del w:id="2281" w:author="조준영" w:date="2021-05-10T19:03:00Z"/>
                              <w:color w:val="1F497D" w:themeColor="text2"/>
                              <w:sz w:val="20"/>
                              <w:szCs w:val="20"/>
                            </w:rPr>
                          </w:pPr>
                          <w:del w:id="2282" w:author="조준영" w:date="2021-05-10T17:25:00Z">
                            <w:r w:rsidDel="000401BE">
                              <w:rPr>
                                <w:rFonts w:hint="eastAsia"/>
                                <w:color w:val="1F497D" w:themeColor="text2"/>
                                <w:sz w:val="20"/>
                                <w:szCs w:val="20"/>
                              </w:rPr>
                              <w:delText>C</w:delText>
                            </w:r>
                          </w:del>
                          <w:del w:id="2283" w:author="조준영" w:date="2021-05-10T19:03:00Z">
                            <w:r w:rsidDel="00FB47FC">
                              <w:rPr>
                                <w:rFonts w:hint="eastAsia"/>
                                <w:color w:val="1F497D" w:themeColor="text2"/>
                                <w:sz w:val="20"/>
                                <w:szCs w:val="20"/>
                              </w:rPr>
                              <w:delText>lick</w:delText>
                            </w:r>
                            <w:r w:rsidRPr="00851434" w:rsidDel="00FB47FC">
                              <w:rPr>
                                <w:rFonts w:hint="eastAsia"/>
                                <w:color w:val="1F497D" w:themeColor="text2"/>
                                <w:sz w:val="20"/>
                                <w:szCs w:val="20"/>
                              </w:rPr>
                              <w:delText xml:space="preserve"> </w:delText>
                            </w:r>
                            <w:r w:rsidRPr="00851434" w:rsidDel="00FB47FC">
                              <w:rPr>
                                <w:color w:val="1F497D" w:themeColor="text2"/>
                                <w:sz w:val="20"/>
                                <w:szCs w:val="20"/>
                              </w:rPr>
                              <w:delText>“</w:delText>
                            </w:r>
                            <w:r w:rsidRPr="00851434" w:rsidDel="00FB47FC">
                              <w:rPr>
                                <w:rFonts w:hint="eastAsia"/>
                                <w:b/>
                                <w:color w:val="1F497D" w:themeColor="text2"/>
                                <w:sz w:val="20"/>
                                <w:szCs w:val="20"/>
                              </w:rPr>
                              <w:delText>Start</w:delText>
                            </w:r>
                            <w:r w:rsidRPr="00851434" w:rsidDel="00FB47FC">
                              <w:rPr>
                                <w:color w:val="1F497D" w:themeColor="text2"/>
                                <w:sz w:val="20"/>
                                <w:szCs w:val="20"/>
                              </w:rPr>
                              <w:delText>”</w:delText>
                            </w:r>
                            <w:r w:rsidRPr="00851434" w:rsidDel="00FB47FC">
                              <w:rPr>
                                <w:rFonts w:hint="eastAsia"/>
                                <w:color w:val="1F497D" w:themeColor="text2"/>
                                <w:sz w:val="20"/>
                                <w:szCs w:val="20"/>
                              </w:rPr>
                              <w:delText xml:space="preserve"> button on the taskbar.</w:delText>
                            </w:r>
                          </w:del>
                        </w:p>
                        <w:p w:rsidR="006D3F2F" w:rsidRPr="00851434" w:rsidDel="00FB47FC" w:rsidRDefault="006D3F2F" w:rsidP="007C653B">
                          <w:pPr>
                            <w:pStyle w:val="ListParagraph"/>
                            <w:numPr>
                              <w:ilvl w:val="0"/>
                              <w:numId w:val="11"/>
                            </w:numPr>
                            <w:ind w:left="1200"/>
                            <w:rPr>
                              <w:del w:id="2284" w:author="조준영" w:date="2021-05-10T19:03:00Z"/>
                              <w:color w:val="1F497D" w:themeColor="text2"/>
                              <w:sz w:val="20"/>
                              <w:szCs w:val="20"/>
                            </w:rPr>
                          </w:pPr>
                          <w:del w:id="2285" w:author="조준영" w:date="2021-05-10T19:03:00Z">
                            <w:r w:rsidDel="00FB47FC">
                              <w:rPr>
                                <w:rFonts w:hint="eastAsia"/>
                                <w:color w:val="1F497D" w:themeColor="text2"/>
                                <w:sz w:val="20"/>
                                <w:szCs w:val="20"/>
                              </w:rPr>
                              <w:delText>Right-click on</w:delText>
                            </w:r>
                            <w:r w:rsidRPr="00851434" w:rsidDel="00FB47FC">
                              <w:rPr>
                                <w:rFonts w:hint="eastAsia"/>
                                <w:color w:val="1F497D" w:themeColor="text2"/>
                                <w:sz w:val="20"/>
                                <w:szCs w:val="20"/>
                              </w:rPr>
                              <w:delText xml:space="preserve"> </w:delText>
                            </w:r>
                            <w:r w:rsidRPr="00851434" w:rsidDel="00FB47FC">
                              <w:rPr>
                                <w:color w:val="1F497D" w:themeColor="text2"/>
                                <w:sz w:val="20"/>
                                <w:szCs w:val="20"/>
                              </w:rPr>
                              <w:delText>“</w:delText>
                            </w:r>
                            <w:r w:rsidRPr="00851434" w:rsidDel="00FB47FC">
                              <w:rPr>
                                <w:rFonts w:hint="eastAsia"/>
                                <w:b/>
                                <w:color w:val="1F497D" w:themeColor="text2"/>
                                <w:sz w:val="20"/>
                                <w:szCs w:val="20"/>
                              </w:rPr>
                              <w:delText>My Computer</w:delText>
                            </w:r>
                            <w:r w:rsidRPr="00851434" w:rsidDel="00FB47FC">
                              <w:rPr>
                                <w:color w:val="1F497D" w:themeColor="text2"/>
                                <w:sz w:val="20"/>
                                <w:szCs w:val="20"/>
                              </w:rPr>
                              <w:delText>”</w:delText>
                            </w:r>
                            <w:r w:rsidRPr="00851434" w:rsidDel="00FB47FC">
                              <w:rPr>
                                <w:rFonts w:hint="eastAsia"/>
                                <w:color w:val="1F497D" w:themeColor="text2"/>
                                <w:sz w:val="20"/>
                                <w:szCs w:val="20"/>
                              </w:rPr>
                              <w:delText xml:space="preserve"> and choose </w:delText>
                            </w:r>
                            <w:r w:rsidRPr="00851434" w:rsidDel="00FB47FC">
                              <w:rPr>
                                <w:color w:val="1F497D" w:themeColor="text2"/>
                                <w:sz w:val="20"/>
                                <w:szCs w:val="20"/>
                              </w:rPr>
                              <w:delText>“</w:delText>
                            </w:r>
                            <w:r w:rsidRPr="00851434" w:rsidDel="00FB47FC">
                              <w:rPr>
                                <w:rFonts w:hint="eastAsia"/>
                                <w:b/>
                                <w:color w:val="1F497D" w:themeColor="text2"/>
                                <w:sz w:val="20"/>
                                <w:szCs w:val="20"/>
                              </w:rPr>
                              <w:delText>Properties</w:delText>
                            </w:r>
                            <w:r w:rsidRPr="00851434" w:rsidDel="00FB47FC">
                              <w:rPr>
                                <w:color w:val="1F497D" w:themeColor="text2"/>
                                <w:sz w:val="20"/>
                                <w:szCs w:val="20"/>
                              </w:rPr>
                              <w:delText>”</w:delText>
                            </w:r>
                            <w:r w:rsidRPr="00851434" w:rsidDel="00FB47FC">
                              <w:rPr>
                                <w:rFonts w:hint="eastAsia"/>
                                <w:color w:val="1F497D" w:themeColor="text2"/>
                                <w:sz w:val="20"/>
                                <w:szCs w:val="20"/>
                              </w:rPr>
                              <w:delText xml:space="preserve"> at the bottom.</w:delText>
                            </w:r>
                          </w:del>
                        </w:p>
                        <w:p w:rsidR="006D3F2F" w:rsidRPr="00851434" w:rsidDel="00FB47FC" w:rsidRDefault="006D3F2F" w:rsidP="007C653B">
                          <w:pPr>
                            <w:pStyle w:val="ListParagraph"/>
                            <w:numPr>
                              <w:ilvl w:val="0"/>
                              <w:numId w:val="11"/>
                            </w:numPr>
                            <w:ind w:left="1200"/>
                            <w:rPr>
                              <w:del w:id="2286" w:author="조준영" w:date="2021-05-10T19:03:00Z"/>
                              <w:color w:val="1F497D" w:themeColor="text2"/>
                              <w:sz w:val="20"/>
                              <w:szCs w:val="20"/>
                            </w:rPr>
                          </w:pPr>
                          <w:del w:id="2287" w:author="조준영" w:date="2021-05-10T19:03:00Z">
                            <w:r w:rsidRPr="00851434" w:rsidDel="00FB47FC">
                              <w:rPr>
                                <w:rFonts w:hint="eastAsia"/>
                                <w:color w:val="1F497D" w:themeColor="text2"/>
                                <w:sz w:val="20"/>
                                <w:szCs w:val="20"/>
                              </w:rPr>
                              <w:delText>Click</w:delText>
                            </w:r>
                            <w:r w:rsidDel="00FB47FC">
                              <w:rPr>
                                <w:rFonts w:hint="eastAsia"/>
                                <w:color w:val="1F497D" w:themeColor="text2"/>
                                <w:sz w:val="20"/>
                                <w:szCs w:val="20"/>
                              </w:rPr>
                              <w:delText xml:space="preserve"> </w:delText>
                            </w:r>
                            <w:r w:rsidRPr="00851434" w:rsidDel="00FB47FC">
                              <w:rPr>
                                <w:color w:val="1F497D" w:themeColor="text2"/>
                                <w:sz w:val="20"/>
                                <w:szCs w:val="20"/>
                              </w:rPr>
                              <w:delText>“</w:delText>
                            </w:r>
                            <w:r w:rsidRPr="00851434" w:rsidDel="00FB47FC">
                              <w:rPr>
                                <w:rFonts w:hint="eastAsia"/>
                                <w:b/>
                                <w:color w:val="1F497D" w:themeColor="text2"/>
                                <w:sz w:val="20"/>
                                <w:szCs w:val="20"/>
                              </w:rPr>
                              <w:delText>Device Manager</w:delText>
                            </w:r>
                            <w:r w:rsidRPr="00851434" w:rsidDel="00FB47FC">
                              <w:rPr>
                                <w:color w:val="1F497D" w:themeColor="text2"/>
                                <w:sz w:val="20"/>
                                <w:szCs w:val="20"/>
                              </w:rPr>
                              <w:delText>”</w:delText>
                            </w:r>
                            <w:r w:rsidDel="00FB47FC">
                              <w:rPr>
                                <w:rFonts w:hint="eastAsia"/>
                                <w:color w:val="1F497D" w:themeColor="text2"/>
                                <w:sz w:val="20"/>
                                <w:szCs w:val="20"/>
                              </w:rPr>
                              <w:delText xml:space="preserve"> on the left</w:delText>
                            </w:r>
                            <w:r w:rsidRPr="00851434" w:rsidDel="00FB47FC">
                              <w:rPr>
                                <w:rFonts w:hint="eastAsia"/>
                                <w:color w:val="1F497D" w:themeColor="text2"/>
                                <w:sz w:val="20"/>
                                <w:szCs w:val="20"/>
                              </w:rPr>
                              <w:delText xml:space="preserve"> pane.</w:delText>
                            </w:r>
                          </w:del>
                        </w:p>
                        <w:p w:rsidR="006D3F2F" w:rsidRPr="0055083F" w:rsidRDefault="006D3F2F" w:rsidP="00235EDF">
                          <w:pPr>
                            <w:rPr>
                              <w:sz w:val="20"/>
                              <w:szCs w:val="20"/>
                              <w:lang w:eastAsia="ko-KR"/>
                            </w:rPr>
                          </w:pPr>
                        </w:p>
                      </w:txbxContent>
                    </v:textbox>
                    <w10:anchorlock/>
                  </v:rect>
                </w:pict>
              </mc:Fallback>
            </mc:AlternateContent>
          </w:r>
        </w:p>
        <w:p w:rsidR="00FB47FC" w:rsidRPr="00F705A3" w:rsidRDefault="00FB47FC" w:rsidP="00235EDF">
          <w:pPr>
            <w:pStyle w:val="ListParagraph"/>
            <w:numPr>
              <w:ilvl w:val="0"/>
              <w:numId w:val="0"/>
            </w:numPr>
            <w:ind w:left="360"/>
            <w:jc w:val="center"/>
            <w:rPr>
              <w:ins w:id="2215" w:author="조준영" w:date="2021-05-10T19:03:00Z"/>
              <w:rFonts w:ascii="Poppins" w:hAnsi="Poppins"/>
              <w:sz w:val="20"/>
              <w:szCs w:val="20"/>
              <w:rPrChange w:id="2216" w:author="thuyhuynh" w:date="2024-01-05T13:12:00Z">
                <w:rPr>
                  <w:ins w:id="2217" w:author="조준영" w:date="2021-05-10T19:03:00Z"/>
                </w:rPr>
              </w:rPrChange>
            </w:rPr>
          </w:pPr>
        </w:p>
        <w:p w:rsidR="00FB47FC" w:rsidRPr="00F705A3" w:rsidRDefault="00FB47FC" w:rsidP="00235EDF">
          <w:pPr>
            <w:pStyle w:val="ListParagraph"/>
            <w:numPr>
              <w:ilvl w:val="0"/>
              <w:numId w:val="0"/>
            </w:numPr>
            <w:ind w:left="360"/>
            <w:jc w:val="center"/>
            <w:rPr>
              <w:ins w:id="2218" w:author="조준영" w:date="2021-05-10T19:03:00Z"/>
              <w:rFonts w:ascii="Poppins" w:hAnsi="Poppins"/>
              <w:sz w:val="20"/>
              <w:szCs w:val="20"/>
              <w:rPrChange w:id="2219" w:author="thuyhuynh" w:date="2024-01-05T13:12:00Z">
                <w:rPr>
                  <w:ins w:id="2220" w:author="조준영" w:date="2021-05-10T19:03:00Z"/>
                </w:rPr>
              </w:rPrChange>
            </w:rPr>
          </w:pPr>
        </w:p>
        <w:p w:rsidR="00FB47FC" w:rsidRPr="00F705A3" w:rsidRDefault="00FB47FC" w:rsidP="00235EDF">
          <w:pPr>
            <w:pStyle w:val="ListParagraph"/>
            <w:numPr>
              <w:ilvl w:val="0"/>
              <w:numId w:val="0"/>
            </w:numPr>
            <w:ind w:left="360"/>
            <w:jc w:val="center"/>
            <w:rPr>
              <w:ins w:id="2221" w:author="조준영" w:date="2021-05-11T10:10:00Z"/>
              <w:rFonts w:ascii="Poppins" w:hAnsi="Poppins"/>
              <w:sz w:val="20"/>
              <w:szCs w:val="20"/>
              <w:rPrChange w:id="2222" w:author="thuyhuynh" w:date="2024-01-05T13:12:00Z">
                <w:rPr>
                  <w:ins w:id="2223" w:author="조준영" w:date="2021-05-11T10:10:00Z"/>
                </w:rPr>
              </w:rPrChange>
            </w:rPr>
          </w:pPr>
        </w:p>
        <w:p w:rsidR="00823016" w:rsidRPr="00F705A3" w:rsidRDefault="00823016" w:rsidP="00235EDF">
          <w:pPr>
            <w:pStyle w:val="ListParagraph"/>
            <w:numPr>
              <w:ilvl w:val="0"/>
              <w:numId w:val="0"/>
            </w:numPr>
            <w:ind w:left="360"/>
            <w:jc w:val="center"/>
            <w:rPr>
              <w:ins w:id="2224" w:author="조준영" w:date="2021-05-11T10:10:00Z"/>
              <w:rFonts w:ascii="Poppins" w:hAnsi="Poppins"/>
              <w:sz w:val="20"/>
              <w:szCs w:val="20"/>
              <w:rPrChange w:id="2225" w:author="thuyhuynh" w:date="2024-01-05T13:12:00Z">
                <w:rPr>
                  <w:ins w:id="2226" w:author="조준영" w:date="2021-05-11T10:10:00Z"/>
                </w:rPr>
              </w:rPrChange>
            </w:rPr>
          </w:pPr>
        </w:p>
        <w:p w:rsidR="00823016" w:rsidRPr="00F705A3" w:rsidRDefault="00823016" w:rsidP="00235EDF">
          <w:pPr>
            <w:pStyle w:val="ListParagraph"/>
            <w:numPr>
              <w:ilvl w:val="0"/>
              <w:numId w:val="0"/>
            </w:numPr>
            <w:ind w:left="360"/>
            <w:jc w:val="center"/>
            <w:rPr>
              <w:ins w:id="2227" w:author="조준영" w:date="2021-05-11T10:10:00Z"/>
              <w:rFonts w:ascii="Poppins" w:hAnsi="Poppins"/>
              <w:sz w:val="20"/>
              <w:szCs w:val="20"/>
              <w:rPrChange w:id="2228" w:author="thuyhuynh" w:date="2024-01-05T13:12:00Z">
                <w:rPr>
                  <w:ins w:id="2229" w:author="조준영" w:date="2021-05-11T10:10:00Z"/>
                </w:rPr>
              </w:rPrChange>
            </w:rPr>
          </w:pPr>
        </w:p>
        <w:p w:rsidR="00823016" w:rsidRPr="00F705A3" w:rsidRDefault="00823016" w:rsidP="00235EDF">
          <w:pPr>
            <w:pStyle w:val="ListParagraph"/>
            <w:numPr>
              <w:ilvl w:val="0"/>
              <w:numId w:val="0"/>
            </w:numPr>
            <w:ind w:left="360"/>
            <w:jc w:val="center"/>
            <w:rPr>
              <w:ins w:id="2230" w:author="조준영" w:date="2021-05-11T10:10:00Z"/>
              <w:rFonts w:ascii="Poppins" w:hAnsi="Poppins"/>
              <w:sz w:val="20"/>
              <w:szCs w:val="20"/>
              <w:rPrChange w:id="2231" w:author="thuyhuynh" w:date="2024-01-05T13:12:00Z">
                <w:rPr>
                  <w:ins w:id="2232" w:author="조준영" w:date="2021-05-11T10:10:00Z"/>
                </w:rPr>
              </w:rPrChange>
            </w:rPr>
          </w:pPr>
        </w:p>
        <w:p w:rsidR="00823016" w:rsidRPr="00F705A3" w:rsidRDefault="00823016" w:rsidP="00235EDF">
          <w:pPr>
            <w:pStyle w:val="ListParagraph"/>
            <w:numPr>
              <w:ilvl w:val="0"/>
              <w:numId w:val="0"/>
            </w:numPr>
            <w:ind w:left="360"/>
            <w:jc w:val="center"/>
            <w:rPr>
              <w:ins w:id="2233" w:author="조준영" w:date="2021-05-10T19:03:00Z"/>
              <w:rFonts w:ascii="Poppins" w:hAnsi="Poppins"/>
              <w:sz w:val="20"/>
              <w:szCs w:val="20"/>
              <w:rPrChange w:id="2234" w:author="thuyhuynh" w:date="2024-01-05T13:12:00Z">
                <w:rPr>
                  <w:ins w:id="2235" w:author="조준영" w:date="2021-05-10T19:03:00Z"/>
                </w:rPr>
              </w:rPrChange>
            </w:rPr>
          </w:pPr>
        </w:p>
        <w:p w:rsidR="00FB47FC" w:rsidRPr="00F705A3" w:rsidRDefault="00FB47FC" w:rsidP="00235EDF">
          <w:pPr>
            <w:pStyle w:val="ListParagraph"/>
            <w:numPr>
              <w:ilvl w:val="0"/>
              <w:numId w:val="0"/>
            </w:numPr>
            <w:ind w:left="360"/>
            <w:jc w:val="center"/>
            <w:rPr>
              <w:ins w:id="2236" w:author="조준영" w:date="2021-05-12T11:08:00Z"/>
              <w:rFonts w:ascii="Poppins" w:hAnsi="Poppins"/>
              <w:sz w:val="20"/>
              <w:szCs w:val="20"/>
              <w:rPrChange w:id="2237" w:author="thuyhuynh" w:date="2024-01-05T13:12:00Z">
                <w:rPr>
                  <w:ins w:id="2238" w:author="조준영" w:date="2021-05-12T11:08:00Z"/>
                </w:rPr>
              </w:rPrChange>
            </w:rPr>
          </w:pPr>
        </w:p>
        <w:p w:rsidR="00235F00" w:rsidRPr="00F705A3" w:rsidRDefault="00235F00" w:rsidP="00235EDF">
          <w:pPr>
            <w:pStyle w:val="ListParagraph"/>
            <w:numPr>
              <w:ilvl w:val="0"/>
              <w:numId w:val="0"/>
            </w:numPr>
            <w:ind w:left="360"/>
            <w:jc w:val="center"/>
            <w:rPr>
              <w:ins w:id="2239" w:author="조준영" w:date="2021-05-12T11:08:00Z"/>
              <w:rFonts w:ascii="Poppins" w:hAnsi="Poppins"/>
              <w:sz w:val="20"/>
              <w:szCs w:val="20"/>
              <w:rPrChange w:id="2240" w:author="thuyhuynh" w:date="2024-01-05T13:12:00Z">
                <w:rPr>
                  <w:ins w:id="2241" w:author="조준영" w:date="2021-05-12T11:08:00Z"/>
                </w:rPr>
              </w:rPrChange>
            </w:rPr>
          </w:pPr>
        </w:p>
        <w:p w:rsidR="00235F00" w:rsidRPr="00F705A3" w:rsidRDefault="00235F00" w:rsidP="00235EDF">
          <w:pPr>
            <w:pStyle w:val="ListParagraph"/>
            <w:numPr>
              <w:ilvl w:val="0"/>
              <w:numId w:val="0"/>
            </w:numPr>
            <w:ind w:left="360"/>
            <w:jc w:val="center"/>
            <w:rPr>
              <w:ins w:id="2242" w:author="조준영" w:date="2021-05-10T19:03:00Z"/>
              <w:rFonts w:ascii="Poppins" w:hAnsi="Poppins"/>
              <w:sz w:val="20"/>
              <w:szCs w:val="20"/>
              <w:rPrChange w:id="2243" w:author="thuyhuynh" w:date="2024-01-05T13:12:00Z">
                <w:rPr>
                  <w:ins w:id="2244" w:author="조준영" w:date="2021-05-10T19:03:00Z"/>
                </w:rPr>
              </w:rPrChange>
            </w:rPr>
          </w:pPr>
        </w:p>
        <w:p w:rsidR="00FB47FC" w:rsidRPr="00F705A3" w:rsidRDefault="00FB47FC" w:rsidP="00235EDF">
          <w:pPr>
            <w:pStyle w:val="ListParagraph"/>
            <w:numPr>
              <w:ilvl w:val="0"/>
              <w:numId w:val="0"/>
            </w:numPr>
            <w:ind w:left="360"/>
            <w:jc w:val="center"/>
            <w:rPr>
              <w:rFonts w:ascii="Poppins" w:hAnsi="Poppins"/>
              <w:sz w:val="20"/>
              <w:szCs w:val="20"/>
              <w:rPrChange w:id="2245" w:author="thuyhuynh" w:date="2024-01-05T13:12:00Z">
                <w:rPr/>
              </w:rPrChange>
            </w:rPr>
          </w:pPr>
        </w:p>
        <w:p w:rsidR="00D05C61" w:rsidRPr="00F705A3" w:rsidDel="00823016" w:rsidRDefault="00D05C61" w:rsidP="00D05C61">
          <w:pPr>
            <w:ind w:left="400"/>
            <w:rPr>
              <w:del w:id="2246" w:author="조준영" w:date="2021-05-11T10:11:00Z"/>
              <w:rFonts w:ascii="Poppins" w:hAnsi="Poppins" w:cstheme="minorHAnsi"/>
              <w:sz w:val="20"/>
              <w:szCs w:val="20"/>
              <w:lang w:eastAsia="ko-KR"/>
              <w:rPrChange w:id="2247" w:author="thuyhuynh" w:date="2024-01-05T13:12:00Z">
                <w:rPr>
                  <w:del w:id="2248" w:author="조준영" w:date="2021-05-11T10:11:00Z"/>
                  <w:rFonts w:cstheme="minorHAnsi"/>
                  <w:lang w:eastAsia="ko-KR"/>
                </w:rPr>
              </w:rPrChange>
            </w:rPr>
          </w:pPr>
        </w:p>
        <w:p w:rsidR="00A75AD6" w:rsidRPr="00F705A3" w:rsidRDefault="00D05C61">
          <w:pPr>
            <w:pStyle w:val="ListParagraph"/>
            <w:numPr>
              <w:ilvl w:val="0"/>
              <w:numId w:val="2"/>
            </w:numPr>
            <w:jc w:val="both"/>
            <w:rPr>
              <w:rFonts w:ascii="Poppins" w:hAnsi="Poppins" w:cstheme="minorHAnsi"/>
              <w:sz w:val="20"/>
              <w:szCs w:val="20"/>
              <w:rPrChange w:id="2249" w:author="thuyhuynh" w:date="2024-01-05T13:12:00Z">
                <w:rPr>
                  <w:rFonts w:cstheme="minorHAnsi"/>
                </w:rPr>
              </w:rPrChange>
            </w:rPr>
            <w:pPrChange w:id="2250" w:author="TANBAO" w:date="2014-01-03T12:13:00Z">
              <w:pPr>
                <w:pStyle w:val="ListParagraph"/>
                <w:numPr>
                  <w:numId w:val="2"/>
                </w:numPr>
                <w:tabs>
                  <w:tab w:val="num" w:pos="800"/>
                </w:tabs>
                <w:ind w:left="800" w:hanging="400"/>
              </w:pPr>
            </w:pPrChange>
          </w:pPr>
          <w:r w:rsidRPr="00F705A3">
            <w:rPr>
              <w:rFonts w:ascii="Poppins" w:hAnsi="Poppins" w:cstheme="minorHAnsi"/>
              <w:sz w:val="20"/>
              <w:szCs w:val="20"/>
              <w:rPrChange w:id="2251" w:author="thuyhuynh" w:date="2024-01-05T13:12:00Z">
                <w:rPr>
                  <w:rFonts w:cstheme="minorHAnsi"/>
                </w:rPr>
              </w:rPrChange>
            </w:rPr>
            <w:t>Operating systems that support USB 2.0 include MS Windows Server 2003</w:t>
          </w:r>
          <w:del w:id="2252" w:author="조준영" w:date="2021-05-11T09:53:00Z">
            <w:r w:rsidRPr="00F705A3" w:rsidDel="00B16652">
              <w:rPr>
                <w:rFonts w:ascii="Poppins" w:hAnsi="Poppins" w:cstheme="minorHAnsi"/>
                <w:sz w:val="20"/>
                <w:szCs w:val="20"/>
                <w:rPrChange w:id="2253" w:author="thuyhuynh" w:date="2024-01-05T13:12:00Z">
                  <w:rPr>
                    <w:rFonts w:cstheme="minorHAnsi"/>
                  </w:rPr>
                </w:rPrChange>
              </w:rPr>
              <w:delText>, MS</w:delText>
            </w:r>
            <w:r w:rsidR="00D63129" w:rsidRPr="00F705A3" w:rsidDel="00B16652">
              <w:rPr>
                <w:rFonts w:ascii="Poppins" w:hAnsi="Poppins" w:cstheme="minorHAnsi"/>
                <w:sz w:val="20"/>
                <w:szCs w:val="20"/>
                <w:rPrChange w:id="2254" w:author="thuyhuynh" w:date="2024-01-05T13:12:00Z">
                  <w:rPr>
                    <w:rFonts w:cstheme="minorHAnsi"/>
                  </w:rPr>
                </w:rPrChange>
              </w:rPr>
              <w:delText xml:space="preserve"> Windows XP</w:delText>
            </w:r>
          </w:del>
          <w:r w:rsidR="00D63129" w:rsidRPr="00F705A3">
            <w:rPr>
              <w:rFonts w:ascii="Poppins" w:hAnsi="Poppins" w:cstheme="minorHAnsi"/>
              <w:sz w:val="20"/>
              <w:szCs w:val="20"/>
              <w:rPrChange w:id="2255" w:author="thuyhuynh" w:date="2024-01-05T13:12:00Z">
                <w:rPr>
                  <w:rFonts w:cstheme="minorHAnsi"/>
                </w:rPr>
              </w:rPrChange>
            </w:rPr>
            <w:t xml:space="preserve">, and MS Windows </w:t>
          </w:r>
          <w:ins w:id="2256" w:author="조준영" w:date="2021-05-11T09:53:00Z">
            <w:r w:rsidR="00B16652" w:rsidRPr="00F705A3">
              <w:rPr>
                <w:rFonts w:ascii="Poppins" w:hAnsi="Poppins" w:cstheme="minorHAnsi"/>
                <w:sz w:val="20"/>
                <w:szCs w:val="20"/>
                <w:rPrChange w:id="2257" w:author="thuyhuynh" w:date="2024-01-05T13:12:00Z">
                  <w:rPr>
                    <w:rFonts w:cstheme="minorHAnsi"/>
                  </w:rPr>
                </w:rPrChange>
              </w:rPr>
              <w:t>8</w:t>
            </w:r>
          </w:ins>
          <w:ins w:id="2258" w:author="조준영" w:date="2021-05-12T11:08:00Z">
            <w:r w:rsidR="00235F00" w:rsidRPr="00F705A3">
              <w:rPr>
                <w:rFonts w:ascii="Poppins" w:hAnsi="Poppins" w:cstheme="minorHAnsi"/>
                <w:sz w:val="20"/>
                <w:szCs w:val="20"/>
                <w:rPrChange w:id="2259" w:author="thuyhuynh" w:date="2024-01-05T13:12:00Z">
                  <w:rPr>
                    <w:rFonts w:cstheme="minorHAnsi"/>
                  </w:rPr>
                </w:rPrChange>
              </w:rPr>
              <w:t>.1</w:t>
            </w:r>
          </w:ins>
          <w:ins w:id="2260" w:author="조준영" w:date="2021-05-11T09:53:00Z">
            <w:r w:rsidR="00B16652" w:rsidRPr="00F705A3">
              <w:rPr>
                <w:rFonts w:ascii="Poppins" w:hAnsi="Poppins" w:cstheme="minorHAnsi"/>
                <w:sz w:val="20"/>
                <w:szCs w:val="20"/>
                <w:rPrChange w:id="2261" w:author="thuyhuynh" w:date="2024-01-05T13:12:00Z">
                  <w:rPr>
                    <w:rFonts w:cstheme="minorHAnsi"/>
                  </w:rPr>
                </w:rPrChange>
              </w:rPr>
              <w:t xml:space="preserve"> &amp; </w:t>
            </w:r>
          </w:ins>
          <w:ins w:id="2262" w:author="조준영" w:date="2021-05-11T09:56:00Z">
            <w:r w:rsidR="00B16652" w:rsidRPr="00F705A3">
              <w:rPr>
                <w:rFonts w:ascii="Poppins" w:hAnsi="Poppins" w:cstheme="minorHAnsi"/>
                <w:sz w:val="20"/>
                <w:szCs w:val="20"/>
                <w:rPrChange w:id="2263" w:author="thuyhuynh" w:date="2024-01-05T13:12:00Z">
                  <w:rPr>
                    <w:rFonts w:cstheme="minorHAnsi"/>
                  </w:rPr>
                </w:rPrChange>
              </w:rPr>
              <w:t xml:space="preserve">MS Windows </w:t>
            </w:r>
          </w:ins>
          <w:ins w:id="2264" w:author="조준영" w:date="2021-05-11T09:53:00Z">
            <w:r w:rsidR="00B16652" w:rsidRPr="00F705A3">
              <w:rPr>
                <w:rFonts w:ascii="Poppins" w:hAnsi="Poppins" w:cstheme="minorHAnsi"/>
                <w:sz w:val="20"/>
                <w:szCs w:val="20"/>
                <w:rPrChange w:id="2265" w:author="thuyhuynh" w:date="2024-01-05T13:12:00Z">
                  <w:rPr>
                    <w:rFonts w:cstheme="minorHAnsi"/>
                  </w:rPr>
                </w:rPrChange>
              </w:rPr>
              <w:t>10</w:t>
            </w:r>
          </w:ins>
          <w:del w:id="2266" w:author="조준영" w:date="2021-05-11T09:53:00Z">
            <w:r w:rsidR="00D63129" w:rsidRPr="00F705A3" w:rsidDel="00B16652">
              <w:rPr>
                <w:rFonts w:ascii="Poppins" w:hAnsi="Poppins" w:cstheme="minorHAnsi"/>
                <w:sz w:val="20"/>
                <w:szCs w:val="20"/>
                <w:rPrChange w:id="2267" w:author="thuyhuynh" w:date="2024-01-05T13:12:00Z">
                  <w:rPr>
                    <w:rFonts w:cstheme="minorHAnsi"/>
                  </w:rPr>
                </w:rPrChange>
              </w:rPr>
              <w:delText>7</w:delText>
            </w:r>
          </w:del>
          <w:r w:rsidR="00D63129" w:rsidRPr="00F705A3">
            <w:rPr>
              <w:rFonts w:ascii="Poppins" w:hAnsi="Poppins" w:cstheme="minorHAnsi"/>
              <w:sz w:val="20"/>
              <w:szCs w:val="20"/>
              <w:rPrChange w:id="2268" w:author="thuyhuynh" w:date="2024-01-05T13:12:00Z">
                <w:rPr>
                  <w:rFonts w:cstheme="minorHAnsi"/>
                </w:rPr>
              </w:rPrChange>
            </w:rPr>
            <w:t xml:space="preserve">. </w:t>
          </w:r>
          <w:ins w:id="2269" w:author="조준영" w:date="2021-05-11T10:06:00Z">
            <w:r w:rsidR="00823016" w:rsidRPr="00F705A3">
              <w:rPr>
                <w:rFonts w:ascii="Poppins" w:hAnsi="Poppins" w:cstheme="minorHAnsi"/>
                <w:sz w:val="20"/>
                <w:szCs w:val="20"/>
                <w:rPrChange w:id="2270" w:author="thuyhuynh" w:date="2024-01-05T13:12:00Z">
                  <w:rPr>
                    <w:rFonts w:cstheme="minorHAnsi"/>
                  </w:rPr>
                </w:rPrChange>
              </w:rPr>
              <w:t>You can check the system properties to make sure you are the correct version of Windows.</w:t>
            </w:r>
          </w:ins>
          <w:del w:id="2271" w:author="조준영" w:date="2021-05-11T10:06:00Z">
            <w:r w:rsidRPr="00F705A3" w:rsidDel="00823016">
              <w:rPr>
                <w:rFonts w:ascii="Poppins" w:hAnsi="Poppins" w:cstheme="minorHAnsi"/>
                <w:sz w:val="20"/>
                <w:szCs w:val="20"/>
                <w:rPrChange w:id="2272" w:author="thuyhuynh" w:date="2024-01-05T13:12:00Z">
                  <w:rPr>
                    <w:rFonts w:cstheme="minorHAnsi"/>
                  </w:rPr>
                </w:rPrChange>
              </w:rPr>
              <w:delText xml:space="preserve">You can verify whether your operation system has the correct </w:delText>
            </w:r>
          </w:del>
          <w:del w:id="2273" w:author="조준영" w:date="2021-05-11T10:03:00Z">
            <w:r w:rsidRPr="00F705A3" w:rsidDel="00B16652">
              <w:rPr>
                <w:rFonts w:ascii="Poppins" w:hAnsi="Poppins" w:cstheme="minorHAnsi"/>
                <w:sz w:val="20"/>
                <w:szCs w:val="20"/>
                <w:rPrChange w:id="2274" w:author="thuyhuynh" w:date="2024-01-05T13:12:00Z">
                  <w:rPr>
                    <w:rFonts w:cstheme="minorHAnsi"/>
                  </w:rPr>
                </w:rPrChange>
              </w:rPr>
              <w:delText>service pack</w:delText>
            </w:r>
          </w:del>
          <w:del w:id="2275" w:author="조준영" w:date="2021-05-11T10:06:00Z">
            <w:r w:rsidR="00D63129" w:rsidRPr="00F705A3" w:rsidDel="00823016">
              <w:rPr>
                <w:rFonts w:ascii="Poppins" w:hAnsi="Poppins" w:cstheme="minorHAnsi"/>
                <w:sz w:val="20"/>
                <w:szCs w:val="20"/>
                <w:rPrChange w:id="2276" w:author="thuyhuynh" w:date="2024-01-05T13:12:00Z">
                  <w:rPr>
                    <w:rFonts w:cstheme="minorHAnsi"/>
                  </w:rPr>
                </w:rPrChange>
              </w:rPr>
              <w:delText xml:space="preserve"> by checking System Properties.</w:delText>
            </w:r>
          </w:del>
          <w:r w:rsidR="00D63129" w:rsidRPr="00F705A3">
            <w:rPr>
              <w:rFonts w:ascii="Poppins" w:hAnsi="Poppins" w:cstheme="minorHAnsi"/>
              <w:sz w:val="20"/>
              <w:szCs w:val="20"/>
              <w:rPrChange w:id="2277" w:author="thuyhuynh" w:date="2024-01-05T13:12:00Z">
                <w:rPr>
                  <w:rFonts w:cstheme="minorHAnsi"/>
                </w:rPr>
              </w:rPrChange>
            </w:rPr>
            <w:t xml:space="preserve"> </w:t>
          </w:r>
          <w:ins w:id="2278" w:author="TANBAO" w:date="2014-01-03T12:12:00Z">
            <w:del w:id="2279" w:author="조준영" w:date="2021-05-11T09:56:00Z">
              <w:r w:rsidR="00501618" w:rsidRPr="00F705A3" w:rsidDel="00B16652">
                <w:rPr>
                  <w:rFonts w:ascii="Poppins" w:hAnsi="Poppins" w:cstheme="minorHAnsi"/>
                  <w:sz w:val="20"/>
                  <w:szCs w:val="20"/>
                  <w:rPrChange w:id="2280" w:author="thuyhuynh" w:date="2024-01-05T13:12:00Z">
                    <w:rPr>
                      <w:rFonts w:cstheme="minorHAnsi"/>
                    </w:rPr>
                  </w:rPrChange>
                </w:rPr>
                <w:delText>For Win</w:delText>
              </w:r>
            </w:del>
          </w:ins>
          <w:ins w:id="2281" w:author="TANBAO" w:date="2014-01-03T12:13:00Z">
            <w:del w:id="2282" w:author="조준영" w:date="2021-05-11T09:56:00Z">
              <w:r w:rsidR="00501618" w:rsidRPr="00F705A3" w:rsidDel="00B16652">
                <w:rPr>
                  <w:rFonts w:ascii="Poppins" w:hAnsi="Poppins" w:cstheme="minorHAnsi"/>
                  <w:sz w:val="20"/>
                  <w:szCs w:val="20"/>
                  <w:rPrChange w:id="2283" w:author="thuyhuynh" w:date="2024-01-05T13:12:00Z">
                    <w:rPr>
                      <w:rFonts w:cstheme="minorHAnsi"/>
                    </w:rPr>
                  </w:rPrChange>
                </w:rPr>
                <w:delText xml:space="preserve">dows </w:delText>
              </w:r>
            </w:del>
          </w:ins>
          <w:ins w:id="2284" w:author="TANBAO" w:date="2014-01-03T12:12:00Z">
            <w:del w:id="2285" w:author="조준영" w:date="2021-05-11T09:56:00Z">
              <w:r w:rsidR="00501618" w:rsidRPr="00F705A3" w:rsidDel="00B16652">
                <w:rPr>
                  <w:rFonts w:ascii="Poppins" w:hAnsi="Poppins" w:cstheme="minorHAnsi"/>
                  <w:sz w:val="20"/>
                  <w:szCs w:val="20"/>
                  <w:rPrChange w:id="2286" w:author="thuyhuynh" w:date="2024-01-05T13:12:00Z">
                    <w:rPr>
                      <w:rFonts w:cstheme="minorHAnsi"/>
                    </w:rPr>
                  </w:rPrChange>
                </w:rPr>
                <w:delText xml:space="preserve">XP, </w:delText>
              </w:r>
            </w:del>
          </w:ins>
          <w:del w:id="2287" w:author="조준영" w:date="2021-05-11T09:56:00Z">
            <w:r w:rsidRPr="00F705A3" w:rsidDel="00B16652">
              <w:rPr>
                <w:rFonts w:ascii="Poppins" w:hAnsi="Poppins" w:cstheme="minorHAnsi"/>
                <w:sz w:val="20"/>
                <w:szCs w:val="20"/>
                <w:rPrChange w:id="2288" w:author="thuyhuynh" w:date="2024-01-05T13:12:00Z">
                  <w:rPr>
                    <w:rFonts w:cstheme="minorHAnsi"/>
                  </w:rPr>
                </w:rPrChange>
              </w:rPr>
              <w:delText>T</w:delText>
            </w:r>
          </w:del>
          <w:ins w:id="2289" w:author="TANBAO" w:date="2014-01-03T12:12:00Z">
            <w:del w:id="2290" w:author="조준영" w:date="2021-05-11T09:56:00Z">
              <w:r w:rsidR="00501618" w:rsidRPr="00F705A3" w:rsidDel="00B16652">
                <w:rPr>
                  <w:rFonts w:ascii="Poppins" w:hAnsi="Poppins" w:cstheme="minorHAnsi"/>
                  <w:sz w:val="20"/>
                  <w:szCs w:val="20"/>
                  <w:rPrChange w:id="2291" w:author="thuyhuynh" w:date="2024-01-05T13:12:00Z">
                    <w:rPr>
                      <w:rFonts w:cstheme="minorHAnsi"/>
                    </w:rPr>
                  </w:rPrChange>
                </w:rPr>
                <w:delText>t</w:delText>
              </w:r>
            </w:del>
          </w:ins>
          <w:del w:id="2292" w:author="조준영" w:date="2021-05-11T09:56:00Z">
            <w:r w:rsidRPr="00F705A3" w:rsidDel="00B16652">
              <w:rPr>
                <w:rFonts w:ascii="Poppins" w:hAnsi="Poppins" w:cstheme="minorHAnsi"/>
                <w:sz w:val="20"/>
                <w:szCs w:val="20"/>
                <w:rPrChange w:id="2293" w:author="thuyhuynh" w:date="2024-01-05T13:12:00Z">
                  <w:rPr>
                    <w:rFonts w:cstheme="minorHAnsi"/>
                  </w:rPr>
                </w:rPrChange>
              </w:rPr>
              <w:delText>h</w:delText>
            </w:r>
            <w:r w:rsidR="00D63129" w:rsidRPr="00F705A3" w:rsidDel="00B16652">
              <w:rPr>
                <w:rFonts w:ascii="Poppins" w:hAnsi="Poppins" w:cstheme="minorHAnsi"/>
                <w:sz w:val="20"/>
                <w:szCs w:val="20"/>
                <w:rPrChange w:id="2294" w:author="thuyhuynh" w:date="2024-01-05T13:12:00Z">
                  <w:rPr>
                    <w:rFonts w:cstheme="minorHAnsi"/>
                  </w:rPr>
                </w:rPrChange>
              </w:rPr>
              <w:delText>e Service Pack version should read</w:delText>
            </w:r>
            <w:r w:rsidRPr="00F705A3" w:rsidDel="00B16652">
              <w:rPr>
                <w:rFonts w:ascii="Poppins" w:hAnsi="Poppins" w:cstheme="minorHAnsi"/>
                <w:sz w:val="20"/>
                <w:szCs w:val="20"/>
                <w:rPrChange w:id="2295" w:author="thuyhuynh" w:date="2024-01-05T13:12:00Z">
                  <w:rPr>
                    <w:rFonts w:cstheme="minorHAnsi"/>
                  </w:rPr>
                </w:rPrChange>
              </w:rPr>
              <w:delText xml:space="preserve"> </w:delText>
            </w:r>
          </w:del>
          <w:ins w:id="2296" w:author="TANBAO" w:date="2014-01-02T15:22:00Z">
            <w:del w:id="2297" w:author="조준영" w:date="2021-05-11T09:56:00Z">
              <w:r w:rsidR="0002020F" w:rsidRPr="00F705A3" w:rsidDel="00B16652">
                <w:rPr>
                  <w:rFonts w:ascii="Poppins" w:hAnsi="Poppins" w:cstheme="minorHAnsi"/>
                  <w:sz w:val="20"/>
                  <w:szCs w:val="20"/>
                  <w:rPrChange w:id="2298" w:author="thuyhuynh" w:date="2024-01-05T13:12:00Z">
                    <w:rPr>
                      <w:rFonts w:cstheme="minorHAnsi"/>
                    </w:rPr>
                  </w:rPrChange>
                </w:rPr>
                <w:delText xml:space="preserve">be </w:delText>
              </w:r>
            </w:del>
          </w:ins>
          <w:del w:id="2299" w:author="조준영" w:date="2021-05-11T09:56:00Z">
            <w:r w:rsidRPr="00F705A3" w:rsidDel="00B16652">
              <w:rPr>
                <w:rFonts w:ascii="Poppins" w:hAnsi="Poppins" w:cstheme="minorHAnsi"/>
                <w:sz w:val="20"/>
                <w:szCs w:val="20"/>
                <w:rPrChange w:id="2300" w:author="thuyhuynh" w:date="2024-01-05T13:12:00Z">
                  <w:rPr>
                    <w:rFonts w:cstheme="minorHAnsi"/>
                  </w:rPr>
                </w:rPrChange>
              </w:rPr>
              <w:delText xml:space="preserve">Service Pack 2 or later versions. </w:delText>
            </w:r>
          </w:del>
          <w:ins w:id="2301" w:author="조준영" w:date="2021-05-11T09:56:00Z">
            <w:r w:rsidR="00B16652" w:rsidRPr="00F705A3">
              <w:rPr>
                <w:rFonts w:ascii="Poppins" w:hAnsi="Poppins" w:cstheme="minorHAnsi"/>
                <w:sz w:val="20"/>
                <w:szCs w:val="20"/>
                <w:rPrChange w:id="2302" w:author="thuyhuynh" w:date="2024-01-05T13:12:00Z">
                  <w:rPr>
                    <w:rFonts w:cstheme="minorHAnsi"/>
                  </w:rPr>
                </w:rPrChange>
              </w:rPr>
              <w:t xml:space="preserve"> </w:t>
            </w:r>
          </w:ins>
          <w:r w:rsidRPr="00F705A3">
            <w:rPr>
              <w:rFonts w:ascii="Poppins" w:hAnsi="Poppins" w:cstheme="minorHAnsi"/>
              <w:sz w:val="20"/>
              <w:szCs w:val="20"/>
              <w:rPrChange w:id="2303" w:author="thuyhuynh" w:date="2024-01-05T13:12:00Z">
                <w:rPr>
                  <w:rFonts w:cstheme="minorHAnsi"/>
                </w:rPr>
              </w:rPrChange>
            </w:rPr>
            <w:t xml:space="preserve">Please contact </w:t>
          </w:r>
          <w:proofErr w:type="spellStart"/>
          <w:r w:rsidRPr="00F705A3">
            <w:rPr>
              <w:rFonts w:ascii="Poppins" w:hAnsi="Poppins" w:cstheme="minorHAnsi"/>
              <w:sz w:val="20"/>
              <w:szCs w:val="20"/>
              <w:rPrChange w:id="2304" w:author="thuyhuynh" w:date="2024-01-05T13:12:00Z">
                <w:rPr>
                  <w:rFonts w:cstheme="minorHAnsi"/>
                </w:rPr>
              </w:rPrChange>
            </w:rPr>
            <w:t>IriTech</w:t>
          </w:r>
          <w:proofErr w:type="spellEnd"/>
          <w:r w:rsidRPr="00F705A3">
            <w:rPr>
              <w:rFonts w:ascii="Poppins" w:hAnsi="Poppins" w:cstheme="minorHAnsi"/>
              <w:sz w:val="20"/>
              <w:szCs w:val="20"/>
              <w:rPrChange w:id="2305" w:author="thuyhuynh" w:date="2024-01-05T13:12:00Z">
                <w:rPr>
                  <w:rFonts w:cstheme="minorHAnsi"/>
                </w:rPr>
              </w:rPrChange>
            </w:rPr>
            <w:t xml:space="preserve"> if other operating systems need be supported.</w:t>
          </w:r>
        </w:p>
        <w:p w:rsidR="00235EDF" w:rsidRPr="00F705A3" w:rsidRDefault="00235EDF" w:rsidP="00235EDF">
          <w:pPr>
            <w:pStyle w:val="ListParagraph"/>
            <w:numPr>
              <w:ilvl w:val="0"/>
              <w:numId w:val="0"/>
            </w:numPr>
            <w:ind w:left="440"/>
            <w:rPr>
              <w:rFonts w:ascii="Poppins" w:hAnsi="Poppins"/>
              <w:sz w:val="20"/>
              <w:szCs w:val="20"/>
              <w:rPrChange w:id="2306" w:author="thuyhuynh" w:date="2024-01-05T13:12:00Z">
                <w:rPr/>
              </w:rPrChange>
            </w:rPr>
          </w:pPr>
        </w:p>
        <w:p w:rsidR="00D90023" w:rsidRPr="00F705A3" w:rsidRDefault="00823016" w:rsidP="00D90023">
          <w:pPr>
            <w:pStyle w:val="ListParagraph"/>
            <w:numPr>
              <w:ilvl w:val="0"/>
              <w:numId w:val="0"/>
            </w:numPr>
            <w:ind w:left="440"/>
            <w:jc w:val="center"/>
            <w:rPr>
              <w:rFonts w:ascii="Poppins" w:hAnsi="Poppins"/>
              <w:sz w:val="20"/>
              <w:szCs w:val="20"/>
              <w:rPrChange w:id="2307" w:author="thuyhuynh" w:date="2024-01-05T13:12:00Z">
                <w:rPr/>
              </w:rPrChange>
            </w:rPr>
          </w:pPr>
          <w:ins w:id="2308" w:author="조준영" w:date="2021-05-11T10:07:00Z">
            <w:r w:rsidRPr="00F705A3">
              <w:rPr>
                <w:rFonts w:ascii="Poppins" w:hAnsi="Poppins"/>
                <w:noProof/>
                <w:sz w:val="20"/>
                <w:szCs w:val="20"/>
                <w:lang w:eastAsia="en-US"/>
                <w:rPrChange w:id="2309" w:author="Unknown">
                  <w:rPr>
                    <w:noProof/>
                    <w:lang w:eastAsia="en-US"/>
                  </w:rPr>
                </w:rPrChange>
              </w:rPr>
              <w:lastRenderedPageBreak/>
              <w:drawing>
                <wp:inline distT="0" distB="0" distL="0" distR="0" wp14:anchorId="0612F60F" wp14:editId="20765B91">
                  <wp:extent cx="5382323" cy="2109042"/>
                  <wp:effectExtent l="19050" t="19050" r="27940" b="24765"/>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1.png"/>
                          <pic:cNvPicPr/>
                        </pic:nvPicPr>
                        <pic:blipFill>
                          <a:blip r:embed="rId25">
                            <a:extLst>
                              <a:ext uri="{28A0092B-C50C-407E-A947-70E740481C1C}">
                                <a14:useLocalDpi xmlns:a14="http://schemas.microsoft.com/office/drawing/2010/main" val="0"/>
                              </a:ext>
                            </a:extLst>
                          </a:blip>
                          <a:stretch>
                            <a:fillRect/>
                          </a:stretch>
                        </pic:blipFill>
                        <pic:spPr>
                          <a:xfrm>
                            <a:off x="0" y="0"/>
                            <a:ext cx="5382323" cy="2109042"/>
                          </a:xfrm>
                          <a:prstGeom prst="rect">
                            <a:avLst/>
                          </a:prstGeom>
                          <a:ln>
                            <a:solidFill>
                              <a:schemeClr val="tx1"/>
                            </a:solidFill>
                          </a:ln>
                        </pic:spPr>
                      </pic:pic>
                    </a:graphicData>
                  </a:graphic>
                </wp:inline>
              </w:drawing>
            </w:r>
          </w:ins>
          <w:del w:id="2310" w:author="조준영" w:date="2021-05-11T09:58:00Z">
            <w:r w:rsidR="00235EDF" w:rsidRPr="00F705A3" w:rsidDel="00B16652">
              <w:rPr>
                <w:rFonts w:ascii="Poppins" w:hAnsi="Poppins"/>
                <w:noProof/>
                <w:sz w:val="20"/>
                <w:szCs w:val="20"/>
                <w:lang w:eastAsia="en-US"/>
                <w:rPrChange w:id="2311" w:author="Unknown">
                  <w:rPr>
                    <w:noProof/>
                    <w:lang w:eastAsia="en-US"/>
                  </w:rPr>
                </w:rPrChange>
              </w:rPr>
              <w:drawing>
                <wp:inline distT="0" distB="0" distL="0" distR="0" wp14:anchorId="77A39367" wp14:editId="595ACC6E">
                  <wp:extent cx="3550285" cy="4182577"/>
                  <wp:effectExtent l="19050" t="0" r="0" b="0"/>
                  <wp:docPr id="15"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6" cstate="print"/>
                          <a:srcRect b="-457"/>
                          <a:stretch>
                            <a:fillRect/>
                          </a:stretch>
                        </pic:blipFill>
                        <pic:spPr bwMode="auto">
                          <a:xfrm>
                            <a:off x="0" y="0"/>
                            <a:ext cx="3550285" cy="4182577"/>
                          </a:xfrm>
                          <a:prstGeom prst="rect">
                            <a:avLst/>
                          </a:prstGeom>
                          <a:ln w="3175" cap="sq">
                            <a:noFill/>
                            <a:prstDash val="solid"/>
                            <a:miter lim="800000"/>
                          </a:ln>
                          <a:effectLst/>
                        </pic:spPr>
                      </pic:pic>
                    </a:graphicData>
                  </a:graphic>
                </wp:inline>
              </w:drawing>
            </w:r>
          </w:del>
        </w:p>
        <w:sdt>
          <w:sdtPr>
            <w:rPr>
              <w:rFonts w:ascii="Poppins" w:hAnsi="Poppins"/>
              <w:b/>
              <w:bCs/>
              <w:sz w:val="20"/>
              <w:szCs w:val="20"/>
              <w:lang w:eastAsia="ko-KR"/>
            </w:rPr>
            <w:id w:val="7344050"/>
            <w:docPartObj>
              <w:docPartGallery w:val="Cover Pages"/>
              <w:docPartUnique/>
            </w:docPartObj>
          </w:sdtPr>
          <w:sdtEndPr>
            <w:rPr>
              <w:b w:val="0"/>
              <w:lang w:eastAsia="en-US"/>
            </w:rPr>
          </w:sdtEndPr>
          <w:sdtContent>
            <w:bookmarkStart w:id="2312" w:name="_Toc248910643" w:displacedByCustomXml="prev"/>
            <w:p w:rsidR="00D90023" w:rsidRPr="00F705A3" w:rsidRDefault="00D90023" w:rsidP="000744FC">
              <w:pPr>
                <w:spacing w:after="200" w:line="276" w:lineRule="auto"/>
                <w:rPr>
                  <w:rFonts w:ascii="Poppins" w:hAnsi="Poppins"/>
                  <w:b/>
                  <w:bCs/>
                  <w:sz w:val="20"/>
                  <w:szCs w:val="20"/>
                  <w:lang w:eastAsia="ko-KR"/>
                  <w:rPrChange w:id="2313" w:author="thuyhuynh" w:date="2024-01-05T13:12:00Z">
                    <w:rPr/>
                  </w:rPrChange>
                </w:rPr>
              </w:pPr>
            </w:p>
            <w:p w:rsidR="00244C97" w:rsidRPr="00F705A3" w:rsidRDefault="00244C97">
              <w:pPr>
                <w:spacing w:after="200" w:line="276" w:lineRule="auto"/>
                <w:rPr>
                  <w:rFonts w:ascii="Poppins" w:hAnsi="Poppins"/>
                  <w:b/>
                  <w:bCs/>
                  <w:sz w:val="20"/>
                  <w:szCs w:val="20"/>
                  <w:lang w:eastAsia="ko-KR"/>
                  <w:rPrChange w:id="2314" w:author="thuyhuynh" w:date="2024-01-05T13:12:00Z">
                    <w:rPr>
                      <w:b/>
                      <w:bCs/>
                      <w:lang w:eastAsia="ko-KR"/>
                    </w:rPr>
                  </w:rPrChange>
                </w:rPr>
              </w:pPr>
              <w:r w:rsidRPr="00F705A3">
                <w:rPr>
                  <w:rFonts w:ascii="Poppins" w:hAnsi="Poppins"/>
                  <w:sz w:val="20"/>
                  <w:szCs w:val="20"/>
                  <w:lang w:eastAsia="ko-KR"/>
                  <w:rPrChange w:id="2315" w:author="thuyhuynh" w:date="2024-01-05T13:12:00Z">
                    <w:rPr>
                      <w:lang w:eastAsia="ko-KR"/>
                    </w:rPr>
                  </w:rPrChange>
                </w:rPr>
                <w:br w:type="page"/>
              </w:r>
            </w:p>
            <w:p w:rsidR="00AE77CE" w:rsidRPr="00F705A3" w:rsidRDefault="00AE77CE">
              <w:pPr>
                <w:pStyle w:val="Heading1"/>
                <w:rPr>
                  <w:rFonts w:hint="eastAsia"/>
                </w:rPr>
              </w:pPr>
              <w:bookmarkStart w:id="2316" w:name="_Toc370393864"/>
              <w:bookmarkStart w:id="2317" w:name="_Toc370393937"/>
              <w:bookmarkStart w:id="2318" w:name="_Toc370393974"/>
              <w:bookmarkStart w:id="2319" w:name="_Toc370394304"/>
              <w:bookmarkStart w:id="2320" w:name="_Toc370394559"/>
              <w:bookmarkStart w:id="2321" w:name="_Toc370394963"/>
              <w:bookmarkStart w:id="2322" w:name="_Toc370395415"/>
              <w:bookmarkStart w:id="2323" w:name="_Toc370393865"/>
              <w:bookmarkStart w:id="2324" w:name="_Toc370393938"/>
              <w:bookmarkStart w:id="2325" w:name="_Toc370393975"/>
              <w:bookmarkStart w:id="2326" w:name="_Toc370394305"/>
              <w:bookmarkStart w:id="2327" w:name="_Toc370394560"/>
              <w:bookmarkStart w:id="2328" w:name="_Toc370394964"/>
              <w:bookmarkStart w:id="2329" w:name="_Toc370395416"/>
              <w:bookmarkStart w:id="2330" w:name="_Toc370393866"/>
              <w:bookmarkStart w:id="2331" w:name="_Toc370393939"/>
              <w:bookmarkStart w:id="2332" w:name="_Toc370393976"/>
              <w:bookmarkStart w:id="2333" w:name="_Toc370394306"/>
              <w:bookmarkStart w:id="2334" w:name="_Toc370394561"/>
              <w:bookmarkStart w:id="2335" w:name="_Toc370394965"/>
              <w:bookmarkStart w:id="2336" w:name="_Toc370395417"/>
              <w:bookmarkStart w:id="2337" w:name="_Toc370393867"/>
              <w:bookmarkStart w:id="2338" w:name="_Toc370393940"/>
              <w:bookmarkStart w:id="2339" w:name="_Toc370393977"/>
              <w:bookmarkStart w:id="2340" w:name="_Toc370394307"/>
              <w:bookmarkStart w:id="2341" w:name="_Toc370394562"/>
              <w:bookmarkStart w:id="2342" w:name="_Toc370394966"/>
              <w:bookmarkStart w:id="2343" w:name="_Toc370395418"/>
              <w:bookmarkStart w:id="2344" w:name="_Toc370393868"/>
              <w:bookmarkStart w:id="2345" w:name="_Toc370393941"/>
              <w:bookmarkStart w:id="2346" w:name="_Toc370393978"/>
              <w:bookmarkStart w:id="2347" w:name="_Toc370394308"/>
              <w:bookmarkStart w:id="2348" w:name="_Toc370394563"/>
              <w:bookmarkStart w:id="2349" w:name="_Toc370394967"/>
              <w:bookmarkStart w:id="2350" w:name="_Toc370395419"/>
              <w:bookmarkStart w:id="2351" w:name="_Toc370393869"/>
              <w:bookmarkStart w:id="2352" w:name="_Toc370393942"/>
              <w:bookmarkStart w:id="2353" w:name="_Toc370393979"/>
              <w:bookmarkStart w:id="2354" w:name="_Toc370394309"/>
              <w:bookmarkStart w:id="2355" w:name="_Toc370394564"/>
              <w:bookmarkStart w:id="2356" w:name="_Toc370394968"/>
              <w:bookmarkStart w:id="2357" w:name="_Toc370395420"/>
              <w:bookmarkStart w:id="2358" w:name="_Toc370393870"/>
              <w:bookmarkStart w:id="2359" w:name="_Toc370393943"/>
              <w:bookmarkStart w:id="2360" w:name="_Toc370393980"/>
              <w:bookmarkStart w:id="2361" w:name="_Toc370394310"/>
              <w:bookmarkStart w:id="2362" w:name="_Toc370394565"/>
              <w:bookmarkStart w:id="2363" w:name="_Toc370394969"/>
              <w:bookmarkStart w:id="2364" w:name="_Toc370395421"/>
              <w:bookmarkStart w:id="2365" w:name="_Toc257210786"/>
              <w:bookmarkStart w:id="2366" w:name="_Toc275179036"/>
              <w:bookmarkStart w:id="2367" w:name="_Toc308527228"/>
              <w:bookmarkStart w:id="2368" w:name="_Toc155353007"/>
              <w:bookmarkEnd w:id="2312"/>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r w:rsidRPr="00F705A3">
                <w:rPr>
                  <w:rFonts w:hint="eastAsia"/>
                </w:rPr>
                <w:lastRenderedPageBreak/>
                <w:t>Legal Notice</w:t>
              </w:r>
              <w:bookmarkEnd w:id="2365"/>
              <w:bookmarkEnd w:id="2366"/>
              <w:bookmarkEnd w:id="2367"/>
              <w:bookmarkEnd w:id="2368"/>
            </w:p>
            <w:p w:rsidR="00201B69" w:rsidRPr="00F705A3" w:rsidRDefault="00AE77CE">
              <w:pPr>
                <w:pStyle w:val="Heading2"/>
                <w:numPr>
                  <w:ilvl w:val="1"/>
                  <w:numId w:val="37"/>
                </w:numPr>
                <w:rPr>
                  <w:rFonts w:ascii="Poppins" w:hAnsi="Poppins"/>
                  <w:sz w:val="20"/>
                  <w:szCs w:val="20"/>
                  <w:rPrChange w:id="2369" w:author="thuyhuynh" w:date="2024-01-05T13:12:00Z">
                    <w:rPr/>
                  </w:rPrChange>
                </w:rPr>
              </w:pPr>
              <w:bookmarkStart w:id="2370" w:name="_Toc370393872"/>
              <w:bookmarkStart w:id="2371" w:name="_Toc370393945"/>
              <w:bookmarkStart w:id="2372" w:name="_Toc370393982"/>
              <w:bookmarkStart w:id="2373" w:name="_Toc370394312"/>
              <w:bookmarkStart w:id="2374" w:name="_Toc370394567"/>
              <w:bookmarkStart w:id="2375" w:name="_Toc370394971"/>
              <w:bookmarkStart w:id="2376" w:name="_Toc370395423"/>
              <w:bookmarkStart w:id="2377" w:name="_Toc324166279"/>
              <w:bookmarkStart w:id="2378" w:name="_Toc324166311"/>
              <w:bookmarkStart w:id="2379" w:name="_Toc324174231"/>
              <w:bookmarkStart w:id="2380" w:name="_Toc324174276"/>
              <w:bookmarkStart w:id="2381" w:name="_Toc324444443"/>
              <w:bookmarkStart w:id="2382" w:name="_Toc324445128"/>
              <w:bookmarkStart w:id="2383" w:name="_Toc324445160"/>
              <w:bookmarkStart w:id="2384" w:name="_Toc330198079"/>
              <w:bookmarkStart w:id="2385" w:name="_Toc330298196"/>
              <w:bookmarkStart w:id="2386" w:name="_Toc330387313"/>
              <w:bookmarkStart w:id="2387" w:name="_Toc331080008"/>
              <w:bookmarkStart w:id="2388" w:name="_Toc331092734"/>
              <w:bookmarkStart w:id="2389" w:name="_Toc336349428"/>
              <w:bookmarkStart w:id="2390" w:name="_Toc336349470"/>
              <w:bookmarkStart w:id="2391" w:name="_Toc336355759"/>
              <w:bookmarkStart w:id="2392" w:name="_Toc336355797"/>
              <w:bookmarkStart w:id="2393" w:name="_Toc338072088"/>
              <w:bookmarkStart w:id="2394" w:name="_Toc338072108"/>
              <w:bookmarkStart w:id="2395" w:name="_Toc338072138"/>
              <w:bookmarkStart w:id="2396" w:name="_Toc338767285"/>
              <w:bookmarkStart w:id="2397" w:name="_Toc341107130"/>
              <w:bookmarkStart w:id="2398" w:name="_Toc341126110"/>
              <w:bookmarkStart w:id="2399" w:name="_Toc341273955"/>
              <w:bookmarkStart w:id="2400" w:name="_Toc370388103"/>
              <w:bookmarkStart w:id="2401" w:name="_Toc370393873"/>
              <w:bookmarkStart w:id="2402" w:name="_Toc370393946"/>
              <w:bookmarkStart w:id="2403" w:name="_Toc370393983"/>
              <w:bookmarkStart w:id="2404" w:name="_Toc370394313"/>
              <w:bookmarkStart w:id="2405" w:name="_Toc370394568"/>
              <w:bookmarkStart w:id="2406" w:name="_Toc370394972"/>
              <w:bookmarkStart w:id="2407" w:name="_Toc370395424"/>
              <w:bookmarkStart w:id="2408" w:name="_Toc324166280"/>
              <w:bookmarkStart w:id="2409" w:name="_Toc324166312"/>
              <w:bookmarkStart w:id="2410" w:name="_Toc324174232"/>
              <w:bookmarkStart w:id="2411" w:name="_Toc324174277"/>
              <w:bookmarkStart w:id="2412" w:name="_Toc324444444"/>
              <w:bookmarkStart w:id="2413" w:name="_Toc324445129"/>
              <w:bookmarkStart w:id="2414" w:name="_Toc324445161"/>
              <w:bookmarkStart w:id="2415" w:name="_Toc330198080"/>
              <w:bookmarkStart w:id="2416" w:name="_Toc330298197"/>
              <w:bookmarkStart w:id="2417" w:name="_Toc330387314"/>
              <w:bookmarkStart w:id="2418" w:name="_Toc331080009"/>
              <w:bookmarkStart w:id="2419" w:name="_Toc331092735"/>
              <w:bookmarkStart w:id="2420" w:name="_Toc336349429"/>
              <w:bookmarkStart w:id="2421" w:name="_Toc336349471"/>
              <w:bookmarkStart w:id="2422" w:name="_Toc336355760"/>
              <w:bookmarkStart w:id="2423" w:name="_Toc336355798"/>
              <w:bookmarkStart w:id="2424" w:name="_Toc338072089"/>
              <w:bookmarkStart w:id="2425" w:name="_Toc338072109"/>
              <w:bookmarkStart w:id="2426" w:name="_Toc338072139"/>
              <w:bookmarkStart w:id="2427" w:name="_Toc338767286"/>
              <w:bookmarkStart w:id="2428" w:name="_Toc341107131"/>
              <w:bookmarkStart w:id="2429" w:name="_Toc341126111"/>
              <w:bookmarkStart w:id="2430" w:name="_Toc341273956"/>
              <w:bookmarkStart w:id="2431" w:name="_Toc370388104"/>
              <w:bookmarkStart w:id="2432" w:name="_Toc370393874"/>
              <w:bookmarkStart w:id="2433" w:name="_Toc370393947"/>
              <w:bookmarkStart w:id="2434" w:name="_Toc370393984"/>
              <w:bookmarkStart w:id="2435" w:name="_Toc370394314"/>
              <w:bookmarkStart w:id="2436" w:name="_Toc370394569"/>
              <w:bookmarkStart w:id="2437" w:name="_Toc370394973"/>
              <w:bookmarkStart w:id="2438" w:name="_Toc370395425"/>
              <w:bookmarkStart w:id="2439" w:name="_Toc324166281"/>
              <w:bookmarkStart w:id="2440" w:name="_Toc324166313"/>
              <w:bookmarkStart w:id="2441" w:name="_Toc324174233"/>
              <w:bookmarkStart w:id="2442" w:name="_Toc324174278"/>
              <w:bookmarkStart w:id="2443" w:name="_Toc324444445"/>
              <w:bookmarkStart w:id="2444" w:name="_Toc324445130"/>
              <w:bookmarkStart w:id="2445" w:name="_Toc324445162"/>
              <w:bookmarkStart w:id="2446" w:name="_Toc330198081"/>
              <w:bookmarkStart w:id="2447" w:name="_Toc330298198"/>
              <w:bookmarkStart w:id="2448" w:name="_Toc330387315"/>
              <w:bookmarkStart w:id="2449" w:name="_Toc331080010"/>
              <w:bookmarkStart w:id="2450" w:name="_Toc331092736"/>
              <w:bookmarkStart w:id="2451" w:name="_Toc336349430"/>
              <w:bookmarkStart w:id="2452" w:name="_Toc336349472"/>
              <w:bookmarkStart w:id="2453" w:name="_Toc336355761"/>
              <w:bookmarkStart w:id="2454" w:name="_Toc336355799"/>
              <w:bookmarkStart w:id="2455" w:name="_Toc338072090"/>
              <w:bookmarkStart w:id="2456" w:name="_Toc338072110"/>
              <w:bookmarkStart w:id="2457" w:name="_Toc338072140"/>
              <w:bookmarkStart w:id="2458" w:name="_Toc338767287"/>
              <w:bookmarkStart w:id="2459" w:name="_Toc341107132"/>
              <w:bookmarkStart w:id="2460" w:name="_Toc341126112"/>
              <w:bookmarkStart w:id="2461" w:name="_Toc341273957"/>
              <w:bookmarkStart w:id="2462" w:name="_Toc370388105"/>
              <w:bookmarkStart w:id="2463" w:name="_Toc370393875"/>
              <w:bookmarkStart w:id="2464" w:name="_Toc370393948"/>
              <w:bookmarkStart w:id="2465" w:name="_Toc370393985"/>
              <w:bookmarkStart w:id="2466" w:name="_Toc370394315"/>
              <w:bookmarkStart w:id="2467" w:name="_Toc370394570"/>
              <w:bookmarkStart w:id="2468" w:name="_Toc370394974"/>
              <w:bookmarkStart w:id="2469" w:name="_Toc370395426"/>
              <w:bookmarkStart w:id="2470" w:name="_Toc257210070"/>
              <w:bookmarkStart w:id="2471" w:name="_Toc259228232"/>
              <w:bookmarkStart w:id="2472" w:name="_Toc275179037"/>
              <w:bookmarkStart w:id="2473" w:name="_Toc269923422"/>
              <w:bookmarkStart w:id="2474" w:name="_Toc155353008"/>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r w:rsidRPr="00F705A3">
                <w:rPr>
                  <w:rFonts w:ascii="Poppins" w:hAnsi="Poppins"/>
                  <w:sz w:val="20"/>
                  <w:szCs w:val="20"/>
                  <w:rPrChange w:id="2475" w:author="thuyhuynh" w:date="2024-01-05T13:12:00Z">
                    <w:rPr/>
                  </w:rPrChange>
                </w:rPr>
                <w:t xml:space="preserve">Warranty </w:t>
              </w:r>
              <w:bookmarkEnd w:id="2470"/>
              <w:bookmarkEnd w:id="2471"/>
              <w:bookmarkEnd w:id="2472"/>
              <w:bookmarkEnd w:id="2473"/>
              <w:r w:rsidR="00CB2133" w:rsidRPr="00F705A3">
                <w:rPr>
                  <w:rFonts w:ascii="Poppins" w:hAnsi="Poppins"/>
                  <w:sz w:val="20"/>
                  <w:szCs w:val="20"/>
                  <w:rPrChange w:id="2476" w:author="thuyhuynh" w:date="2024-01-05T13:12:00Z">
                    <w:rPr/>
                  </w:rPrChange>
                </w:rPr>
                <w:t>Terms</w:t>
              </w:r>
              <w:bookmarkEnd w:id="2474"/>
            </w:p>
            <w:p w:rsidR="00AE77CE" w:rsidRPr="00F705A3" w:rsidRDefault="00AE77CE" w:rsidP="00AE77CE">
              <w:pPr>
                <w:rPr>
                  <w:rFonts w:ascii="Poppins" w:hAnsi="Poppins"/>
                  <w:sz w:val="20"/>
                  <w:szCs w:val="20"/>
                  <w:lang w:eastAsia="ko-KR"/>
                  <w:rPrChange w:id="2477" w:author="thuyhuynh" w:date="2024-01-05T13:12:00Z">
                    <w:rPr>
                      <w:rFonts w:ascii="Calibri" w:hAnsi="Calibri"/>
                      <w:sz w:val="20"/>
                      <w:szCs w:val="20"/>
                      <w:lang w:eastAsia="ko-KR"/>
                    </w:rPr>
                  </w:rPrChange>
                </w:rPr>
              </w:pPr>
            </w:p>
            <w:p w:rsidR="00AE77CE" w:rsidRPr="00F705A3" w:rsidRDefault="00AE77CE" w:rsidP="00AE77CE">
              <w:pPr>
                <w:jc w:val="center"/>
                <w:rPr>
                  <w:rFonts w:ascii="Poppins" w:hAnsi="Poppins"/>
                  <w:b/>
                  <w:sz w:val="20"/>
                  <w:szCs w:val="20"/>
                  <w:rPrChange w:id="2478" w:author="thuyhuynh" w:date="2024-01-05T13:12:00Z">
                    <w:rPr>
                      <w:rFonts w:ascii="Calibri" w:hAnsi="Calibri"/>
                      <w:b/>
                      <w:sz w:val="20"/>
                      <w:szCs w:val="20"/>
                    </w:rPr>
                  </w:rPrChange>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51"/>
                <w:gridCol w:w="5117"/>
              </w:tblGrid>
              <w:tr w:rsidR="00AE77CE" w:rsidRPr="00F705A3" w:rsidTr="000E55F1">
                <w:tc>
                  <w:tcPr>
                    <w:tcW w:w="10632" w:type="dxa"/>
                    <w:gridSpan w:val="2"/>
                  </w:tcPr>
                  <w:p w:rsidR="00AE77CE" w:rsidRPr="00F705A3" w:rsidRDefault="00EB60FC" w:rsidP="00EB60FC">
                    <w:pPr>
                      <w:rPr>
                        <w:rFonts w:ascii="Poppins" w:hAnsi="Poppins"/>
                        <w:sz w:val="20"/>
                        <w:szCs w:val="20"/>
                        <w:lang w:eastAsia="ko-KR"/>
                        <w:rPrChange w:id="2479" w:author="thuyhuynh" w:date="2024-01-05T13:12:00Z">
                          <w:rPr>
                            <w:rFonts w:ascii="Calibri" w:hAnsi="Calibri"/>
                            <w:sz w:val="20"/>
                            <w:szCs w:val="20"/>
                            <w:lang w:eastAsia="ko-KR"/>
                          </w:rPr>
                        </w:rPrChange>
                      </w:rPr>
                    </w:pPr>
                    <w:r w:rsidRPr="00F705A3">
                      <w:rPr>
                        <w:rFonts w:ascii="Poppins" w:hAnsi="Poppins"/>
                        <w:sz w:val="20"/>
                        <w:szCs w:val="20"/>
                        <w:lang w:eastAsia="ko-KR"/>
                        <w:rPrChange w:id="2480" w:author="thuyhuynh" w:date="2024-01-05T13:12:00Z">
                          <w:rPr>
                            <w:rFonts w:ascii="Calibri" w:hAnsi="Calibri"/>
                            <w:sz w:val="20"/>
                            <w:szCs w:val="20"/>
                            <w:lang w:eastAsia="ko-KR"/>
                          </w:rPr>
                        </w:rPrChange>
                      </w:rPr>
                      <w:t xml:space="preserve">Commonly applied to entire Iris Cameras &amp; Modules supplied by </w:t>
                    </w:r>
                    <w:proofErr w:type="spellStart"/>
                    <w:r w:rsidR="00AE77CE" w:rsidRPr="00F705A3">
                      <w:rPr>
                        <w:rFonts w:ascii="Poppins" w:hAnsi="Poppins"/>
                        <w:sz w:val="20"/>
                        <w:szCs w:val="20"/>
                        <w:rPrChange w:id="2481" w:author="thuyhuynh" w:date="2024-01-05T13:12:00Z">
                          <w:rPr>
                            <w:rFonts w:ascii="Calibri" w:hAnsi="Calibri"/>
                            <w:sz w:val="20"/>
                            <w:szCs w:val="20"/>
                          </w:rPr>
                        </w:rPrChange>
                      </w:rPr>
                      <w:t>IriTech</w:t>
                    </w:r>
                    <w:proofErr w:type="spellEnd"/>
                  </w:p>
                </w:tc>
              </w:tr>
              <w:tr w:rsidR="00AE77CE" w:rsidRPr="00F705A3" w:rsidTr="000E55F1">
                <w:tc>
                  <w:tcPr>
                    <w:tcW w:w="4962" w:type="dxa"/>
                  </w:tcPr>
                  <w:p w:rsidR="00AE77CE" w:rsidRPr="00F705A3" w:rsidRDefault="00AE77CE" w:rsidP="000E55F1">
                    <w:pPr>
                      <w:rPr>
                        <w:rFonts w:ascii="Poppins" w:hAnsi="Poppins"/>
                        <w:sz w:val="20"/>
                        <w:szCs w:val="20"/>
                        <w:rPrChange w:id="2482" w:author="thuyhuynh" w:date="2024-01-05T13:12:00Z">
                          <w:rPr>
                            <w:rFonts w:ascii="Calibri" w:hAnsi="Calibri"/>
                            <w:sz w:val="20"/>
                            <w:szCs w:val="20"/>
                          </w:rPr>
                        </w:rPrChange>
                      </w:rPr>
                    </w:pPr>
                    <w:r w:rsidRPr="00F705A3">
                      <w:rPr>
                        <w:rFonts w:ascii="Poppins" w:hAnsi="Poppins"/>
                        <w:sz w:val="20"/>
                        <w:szCs w:val="20"/>
                        <w:rPrChange w:id="2483" w:author="thuyhuynh" w:date="2024-01-05T13:12:00Z">
                          <w:rPr>
                            <w:rFonts w:ascii="Calibri" w:hAnsi="Calibri"/>
                            <w:sz w:val="20"/>
                            <w:szCs w:val="20"/>
                          </w:rPr>
                        </w:rPrChange>
                      </w:rPr>
                      <w:t>Warranty Length</w:t>
                    </w:r>
                  </w:p>
                </w:tc>
                <w:tc>
                  <w:tcPr>
                    <w:tcW w:w="5670" w:type="dxa"/>
                  </w:tcPr>
                  <w:p w:rsidR="00AE77CE" w:rsidRPr="00F705A3" w:rsidRDefault="00AE77CE" w:rsidP="000E55F1">
                    <w:pPr>
                      <w:rPr>
                        <w:rFonts w:ascii="Poppins" w:hAnsi="Poppins"/>
                        <w:sz w:val="20"/>
                        <w:szCs w:val="20"/>
                        <w:rPrChange w:id="2484" w:author="thuyhuynh" w:date="2024-01-05T13:12:00Z">
                          <w:rPr>
                            <w:rFonts w:ascii="Calibri" w:hAnsi="Calibri"/>
                            <w:sz w:val="20"/>
                            <w:szCs w:val="20"/>
                          </w:rPr>
                        </w:rPrChange>
                      </w:rPr>
                    </w:pPr>
                    <w:r w:rsidRPr="00F705A3">
                      <w:rPr>
                        <w:rFonts w:ascii="Poppins" w:hAnsi="Poppins"/>
                        <w:sz w:val="20"/>
                        <w:szCs w:val="20"/>
                        <w:rPrChange w:id="2485" w:author="thuyhuynh" w:date="2024-01-05T13:12:00Z">
                          <w:rPr>
                            <w:rFonts w:ascii="Calibri" w:hAnsi="Calibri"/>
                            <w:sz w:val="20"/>
                            <w:szCs w:val="20"/>
                          </w:rPr>
                        </w:rPrChange>
                      </w:rPr>
                      <w:t>1 Year Limited: Parts &amp; Labor, Mail in or Carry in</w:t>
                    </w:r>
                  </w:p>
                </w:tc>
              </w:tr>
              <w:tr w:rsidR="00AE77CE" w:rsidRPr="00F705A3" w:rsidTr="000E55F1">
                <w:tc>
                  <w:tcPr>
                    <w:tcW w:w="4962" w:type="dxa"/>
                  </w:tcPr>
                  <w:p w:rsidR="00AE77CE" w:rsidRPr="00F705A3" w:rsidRDefault="00AE77CE" w:rsidP="000E55F1">
                    <w:pPr>
                      <w:rPr>
                        <w:rFonts w:ascii="Poppins" w:hAnsi="Poppins"/>
                        <w:sz w:val="20"/>
                        <w:szCs w:val="20"/>
                        <w:rPrChange w:id="2486" w:author="thuyhuynh" w:date="2024-01-05T13:12:00Z">
                          <w:rPr>
                            <w:rFonts w:ascii="Calibri" w:hAnsi="Calibri"/>
                            <w:sz w:val="20"/>
                            <w:szCs w:val="20"/>
                          </w:rPr>
                        </w:rPrChange>
                      </w:rPr>
                    </w:pPr>
                    <w:r w:rsidRPr="00F705A3">
                      <w:rPr>
                        <w:rFonts w:ascii="Poppins" w:hAnsi="Poppins"/>
                        <w:sz w:val="20"/>
                        <w:szCs w:val="20"/>
                        <w:rPrChange w:id="2487" w:author="thuyhuynh" w:date="2024-01-05T13:12:00Z">
                          <w:rPr>
                            <w:rFonts w:ascii="Calibri" w:hAnsi="Calibri"/>
                            <w:sz w:val="20"/>
                            <w:szCs w:val="20"/>
                          </w:rPr>
                        </w:rPrChange>
                      </w:rPr>
                      <w:t>Hardware Technical Support</w:t>
                    </w:r>
                  </w:p>
                </w:tc>
                <w:tc>
                  <w:tcPr>
                    <w:tcW w:w="5670" w:type="dxa"/>
                  </w:tcPr>
                  <w:p w:rsidR="00AE77CE" w:rsidRPr="00F705A3" w:rsidRDefault="00AE77CE" w:rsidP="000E55F1">
                    <w:pPr>
                      <w:rPr>
                        <w:rFonts w:ascii="Poppins" w:hAnsi="Poppins"/>
                        <w:sz w:val="20"/>
                        <w:szCs w:val="20"/>
                        <w:rPrChange w:id="2488" w:author="thuyhuynh" w:date="2024-01-05T13:12:00Z">
                          <w:rPr>
                            <w:rFonts w:ascii="Calibri" w:hAnsi="Calibri"/>
                            <w:sz w:val="20"/>
                            <w:szCs w:val="20"/>
                          </w:rPr>
                        </w:rPrChange>
                      </w:rPr>
                    </w:pPr>
                    <w:r w:rsidRPr="00F705A3">
                      <w:rPr>
                        <w:rFonts w:ascii="Poppins" w:hAnsi="Poppins"/>
                        <w:sz w:val="20"/>
                        <w:szCs w:val="20"/>
                        <w:rPrChange w:id="2489" w:author="thuyhuynh" w:date="2024-01-05T13:12:00Z">
                          <w:rPr>
                            <w:rFonts w:ascii="Calibri" w:hAnsi="Calibri"/>
                            <w:sz w:val="20"/>
                            <w:szCs w:val="20"/>
                          </w:rPr>
                        </w:rPrChange>
                      </w:rPr>
                      <w:t>1 Year</w:t>
                    </w:r>
                  </w:p>
                </w:tc>
              </w:tr>
              <w:tr w:rsidR="00AE77CE" w:rsidRPr="00F705A3" w:rsidTr="000E55F1">
                <w:tc>
                  <w:tcPr>
                    <w:tcW w:w="4962" w:type="dxa"/>
                  </w:tcPr>
                  <w:p w:rsidR="00AE77CE" w:rsidRPr="00F705A3" w:rsidRDefault="00AE77CE" w:rsidP="000E55F1">
                    <w:pPr>
                      <w:rPr>
                        <w:rFonts w:ascii="Poppins" w:hAnsi="Poppins"/>
                        <w:sz w:val="20"/>
                        <w:szCs w:val="20"/>
                        <w:rPrChange w:id="2490" w:author="thuyhuynh" w:date="2024-01-05T13:12:00Z">
                          <w:rPr>
                            <w:rFonts w:ascii="Calibri" w:hAnsi="Calibri"/>
                            <w:sz w:val="20"/>
                            <w:szCs w:val="20"/>
                          </w:rPr>
                        </w:rPrChange>
                      </w:rPr>
                    </w:pPr>
                    <w:r w:rsidRPr="00F705A3">
                      <w:rPr>
                        <w:rFonts w:ascii="Poppins" w:hAnsi="Poppins"/>
                        <w:sz w:val="20"/>
                        <w:szCs w:val="20"/>
                        <w:rPrChange w:id="2491" w:author="thuyhuynh" w:date="2024-01-05T13:12:00Z">
                          <w:rPr>
                            <w:rFonts w:ascii="Calibri" w:hAnsi="Calibri"/>
                            <w:sz w:val="20"/>
                            <w:szCs w:val="20"/>
                          </w:rPr>
                        </w:rPrChange>
                      </w:rPr>
                      <w:t>Software Support</w:t>
                    </w:r>
                  </w:p>
                </w:tc>
                <w:tc>
                  <w:tcPr>
                    <w:tcW w:w="5670" w:type="dxa"/>
                  </w:tcPr>
                  <w:p w:rsidR="00AE77CE" w:rsidRPr="00F705A3" w:rsidRDefault="00AE77CE" w:rsidP="000E55F1">
                    <w:pPr>
                      <w:rPr>
                        <w:rFonts w:ascii="Poppins" w:hAnsi="Poppins"/>
                        <w:sz w:val="20"/>
                        <w:szCs w:val="20"/>
                        <w:rPrChange w:id="2492" w:author="thuyhuynh" w:date="2024-01-05T13:12:00Z">
                          <w:rPr>
                            <w:rFonts w:ascii="Calibri" w:hAnsi="Calibri"/>
                            <w:sz w:val="20"/>
                            <w:szCs w:val="20"/>
                          </w:rPr>
                        </w:rPrChange>
                      </w:rPr>
                    </w:pPr>
                    <w:r w:rsidRPr="00F705A3">
                      <w:rPr>
                        <w:rFonts w:ascii="Poppins" w:hAnsi="Poppins"/>
                        <w:sz w:val="20"/>
                        <w:szCs w:val="20"/>
                        <w:rPrChange w:id="2493" w:author="thuyhuynh" w:date="2024-01-05T13:12:00Z">
                          <w:rPr>
                            <w:rFonts w:ascii="Calibri" w:hAnsi="Calibri"/>
                            <w:sz w:val="20"/>
                            <w:szCs w:val="20"/>
                          </w:rPr>
                        </w:rPrChange>
                      </w:rPr>
                      <w:t>90 days</w:t>
                    </w:r>
                  </w:p>
                </w:tc>
              </w:tr>
              <w:tr w:rsidR="00AE77CE" w:rsidRPr="00F705A3" w:rsidTr="000E55F1">
                <w:tc>
                  <w:tcPr>
                    <w:tcW w:w="4962" w:type="dxa"/>
                  </w:tcPr>
                  <w:p w:rsidR="00AE77CE" w:rsidRPr="00F705A3" w:rsidRDefault="00AE77CE" w:rsidP="000E55F1">
                    <w:pPr>
                      <w:rPr>
                        <w:rFonts w:ascii="Poppins" w:hAnsi="Poppins"/>
                        <w:sz w:val="20"/>
                        <w:szCs w:val="20"/>
                        <w:rPrChange w:id="2494" w:author="thuyhuynh" w:date="2024-01-05T13:12:00Z">
                          <w:rPr>
                            <w:rFonts w:ascii="Calibri" w:hAnsi="Calibri"/>
                            <w:sz w:val="20"/>
                            <w:szCs w:val="20"/>
                          </w:rPr>
                        </w:rPrChange>
                      </w:rPr>
                    </w:pPr>
                    <w:r w:rsidRPr="00F705A3">
                      <w:rPr>
                        <w:rFonts w:ascii="Poppins" w:hAnsi="Poppins"/>
                        <w:sz w:val="20"/>
                        <w:szCs w:val="20"/>
                        <w:rPrChange w:id="2495" w:author="thuyhuynh" w:date="2024-01-05T13:12:00Z">
                          <w:rPr>
                            <w:rFonts w:ascii="Calibri" w:hAnsi="Calibri"/>
                            <w:sz w:val="20"/>
                            <w:szCs w:val="20"/>
                          </w:rPr>
                        </w:rPrChange>
                      </w:rPr>
                      <w:t>Website</w:t>
                    </w:r>
                  </w:p>
                </w:tc>
                <w:tc>
                  <w:tcPr>
                    <w:tcW w:w="5670" w:type="dxa"/>
                  </w:tcPr>
                  <w:p w:rsidR="00AE77CE" w:rsidRPr="00F705A3" w:rsidRDefault="00AE77CE" w:rsidP="000E55F1">
                    <w:pPr>
                      <w:rPr>
                        <w:rFonts w:ascii="Poppins" w:hAnsi="Poppins"/>
                        <w:sz w:val="20"/>
                        <w:szCs w:val="20"/>
                        <w:rPrChange w:id="2496" w:author="thuyhuynh" w:date="2024-01-05T13:12:00Z">
                          <w:rPr>
                            <w:rFonts w:ascii="Calibri" w:hAnsi="Calibri"/>
                            <w:sz w:val="20"/>
                            <w:szCs w:val="20"/>
                          </w:rPr>
                        </w:rPrChange>
                      </w:rPr>
                    </w:pPr>
                    <w:r w:rsidRPr="00F705A3">
                      <w:rPr>
                        <w:rFonts w:ascii="Poppins" w:hAnsi="Poppins"/>
                        <w:sz w:val="20"/>
                        <w:szCs w:val="20"/>
                        <w:rPrChange w:id="2497" w:author="thuyhuynh" w:date="2024-01-05T13:12:00Z">
                          <w:rPr>
                            <w:rFonts w:ascii="Calibri" w:hAnsi="Calibri"/>
                            <w:sz w:val="20"/>
                            <w:szCs w:val="20"/>
                          </w:rPr>
                        </w:rPrChange>
                      </w:rPr>
                      <w:t>http://www.iritech.com</w:t>
                    </w:r>
                  </w:p>
                </w:tc>
              </w:tr>
              <w:tr w:rsidR="00AE77CE" w:rsidRPr="00F705A3" w:rsidTr="000E55F1">
                <w:tc>
                  <w:tcPr>
                    <w:tcW w:w="4962" w:type="dxa"/>
                  </w:tcPr>
                  <w:p w:rsidR="00AE77CE" w:rsidRPr="00F705A3" w:rsidRDefault="00AE77CE" w:rsidP="000E55F1">
                    <w:pPr>
                      <w:rPr>
                        <w:rFonts w:ascii="Poppins" w:hAnsi="Poppins"/>
                        <w:sz w:val="20"/>
                        <w:szCs w:val="20"/>
                        <w:rPrChange w:id="2498" w:author="thuyhuynh" w:date="2024-01-05T13:12:00Z">
                          <w:rPr>
                            <w:rFonts w:ascii="Calibri" w:hAnsi="Calibri"/>
                            <w:sz w:val="20"/>
                            <w:szCs w:val="20"/>
                          </w:rPr>
                        </w:rPrChange>
                      </w:rPr>
                    </w:pPr>
                    <w:r w:rsidRPr="00F705A3">
                      <w:rPr>
                        <w:rFonts w:ascii="Poppins" w:hAnsi="Poppins"/>
                        <w:sz w:val="20"/>
                        <w:szCs w:val="20"/>
                        <w:rPrChange w:id="2499" w:author="thuyhuynh" w:date="2024-01-05T13:12:00Z">
                          <w:rPr>
                            <w:rFonts w:ascii="Calibri" w:hAnsi="Calibri"/>
                            <w:sz w:val="20"/>
                            <w:szCs w:val="20"/>
                          </w:rPr>
                        </w:rPrChange>
                      </w:rPr>
                      <w:t>Service Phone Number</w:t>
                    </w:r>
                  </w:p>
                </w:tc>
                <w:tc>
                  <w:tcPr>
                    <w:tcW w:w="5670" w:type="dxa"/>
                  </w:tcPr>
                  <w:p w:rsidR="00AE77CE" w:rsidRPr="00F705A3" w:rsidRDefault="00AE77CE" w:rsidP="000E55F1">
                    <w:pPr>
                      <w:rPr>
                        <w:rFonts w:ascii="Poppins" w:hAnsi="Poppins"/>
                        <w:sz w:val="20"/>
                        <w:szCs w:val="20"/>
                        <w:rPrChange w:id="2500" w:author="thuyhuynh" w:date="2024-01-05T13:12:00Z">
                          <w:rPr>
                            <w:rFonts w:ascii="Calibri" w:hAnsi="Calibri"/>
                            <w:sz w:val="20"/>
                            <w:szCs w:val="20"/>
                          </w:rPr>
                        </w:rPrChange>
                      </w:rPr>
                    </w:pPr>
                    <w:r w:rsidRPr="00F705A3">
                      <w:rPr>
                        <w:rFonts w:ascii="Poppins" w:hAnsi="Poppins"/>
                        <w:sz w:val="20"/>
                        <w:szCs w:val="20"/>
                        <w:rPrChange w:id="2501" w:author="thuyhuynh" w:date="2024-01-05T13:12:00Z">
                          <w:rPr>
                            <w:rFonts w:ascii="Calibri" w:hAnsi="Calibri"/>
                            <w:sz w:val="20"/>
                            <w:szCs w:val="20"/>
                          </w:rPr>
                        </w:rPrChange>
                      </w:rPr>
                      <w:t>+1 703 877 2135 (United States)</w:t>
                    </w:r>
                  </w:p>
                  <w:p w:rsidR="00AE77CE" w:rsidRPr="00F705A3" w:rsidRDefault="00AE77CE" w:rsidP="000E55F1">
                    <w:pPr>
                      <w:rPr>
                        <w:rFonts w:ascii="Poppins" w:hAnsi="Poppins"/>
                        <w:sz w:val="20"/>
                        <w:szCs w:val="20"/>
                        <w:lang w:eastAsia="ko-KR"/>
                        <w:rPrChange w:id="2502" w:author="thuyhuynh" w:date="2024-01-05T13:12:00Z">
                          <w:rPr>
                            <w:rFonts w:ascii="Calibri" w:hAnsi="Calibri"/>
                            <w:sz w:val="20"/>
                            <w:szCs w:val="20"/>
                            <w:lang w:eastAsia="ko-KR"/>
                          </w:rPr>
                        </w:rPrChange>
                      </w:rPr>
                    </w:pPr>
                    <w:r w:rsidRPr="00F705A3">
                      <w:rPr>
                        <w:rFonts w:ascii="Poppins" w:hAnsi="Poppins"/>
                        <w:sz w:val="20"/>
                        <w:szCs w:val="20"/>
                        <w:rPrChange w:id="2503" w:author="thuyhuynh" w:date="2024-01-05T13:12:00Z">
                          <w:rPr>
                            <w:rFonts w:ascii="Calibri" w:hAnsi="Calibri"/>
                            <w:sz w:val="20"/>
                            <w:szCs w:val="20"/>
                          </w:rPr>
                        </w:rPrChange>
                      </w:rPr>
                      <w:t>+82 2 872 3812 (Korea)</w:t>
                    </w:r>
                  </w:p>
                </w:tc>
              </w:tr>
            </w:tbl>
            <w:p w:rsidR="00AE77CE" w:rsidRPr="00F705A3" w:rsidRDefault="00AE77CE" w:rsidP="00AE77CE">
              <w:pPr>
                <w:pStyle w:val="ListParagraph"/>
                <w:numPr>
                  <w:ilvl w:val="0"/>
                  <w:numId w:val="0"/>
                </w:numPr>
                <w:ind w:left="360"/>
                <w:rPr>
                  <w:rFonts w:ascii="Poppins" w:hAnsi="Poppins"/>
                  <w:b/>
                  <w:bCs/>
                  <w:sz w:val="20"/>
                  <w:szCs w:val="20"/>
                  <w:rPrChange w:id="2504" w:author="thuyhuynh" w:date="2024-01-05T13:12:00Z">
                    <w:rPr>
                      <w:rFonts w:ascii="Calibri" w:hAnsi="Calibri"/>
                      <w:b/>
                      <w:bCs/>
                      <w:sz w:val="20"/>
                      <w:szCs w:val="20"/>
                    </w:rPr>
                  </w:rPrChange>
                </w:rPr>
              </w:pPr>
            </w:p>
            <w:p w:rsidR="00AE77CE" w:rsidRPr="00F705A3" w:rsidRDefault="00AE77CE" w:rsidP="00CB2133">
              <w:pPr>
                <w:widowControl w:val="0"/>
                <w:wordWrap w:val="0"/>
                <w:autoSpaceDE w:val="0"/>
                <w:autoSpaceDN w:val="0"/>
                <w:jc w:val="both"/>
                <w:rPr>
                  <w:rFonts w:ascii="Poppins" w:hAnsi="Poppins"/>
                  <w:sz w:val="20"/>
                  <w:szCs w:val="20"/>
                  <w:rPrChange w:id="2505" w:author="thuyhuynh" w:date="2024-01-05T13:12:00Z">
                    <w:rPr>
                      <w:rFonts w:ascii="Calibri" w:hAnsi="Calibri"/>
                      <w:sz w:val="20"/>
                      <w:szCs w:val="20"/>
                    </w:rPr>
                  </w:rPrChange>
                </w:rPr>
              </w:pPr>
              <w:r w:rsidRPr="00F705A3">
                <w:rPr>
                  <w:rFonts w:ascii="Poppins" w:hAnsi="Poppins"/>
                  <w:b/>
                  <w:bCs/>
                  <w:sz w:val="20"/>
                  <w:szCs w:val="20"/>
                  <w:rPrChange w:id="2506" w:author="thuyhuynh" w:date="2024-01-05T13:12:00Z">
                    <w:rPr>
                      <w:rFonts w:ascii="Calibri" w:hAnsi="Calibri"/>
                      <w:b/>
                      <w:bCs/>
                      <w:sz w:val="20"/>
                      <w:szCs w:val="20"/>
                    </w:rPr>
                  </w:rPrChange>
                </w:rPr>
                <w:t xml:space="preserve">THIS LIMITED WARRANTY DOES NOT COVER MISUSE OR MINOR IMPERFECTIONS IN UNITS THAT MEET DESIGN SPECIFICATIONS OR IMPERFECTIONS THAT DO NOT MATERIALLY ALTER FUNCTIONALITY. </w:t>
              </w:r>
            </w:p>
            <w:p w:rsidR="00AE77CE" w:rsidRPr="00F705A3" w:rsidRDefault="00AE77CE" w:rsidP="00AE77CE">
              <w:pPr>
                <w:pStyle w:val="Default"/>
                <w:rPr>
                  <w:rFonts w:ascii="Poppins" w:hAnsi="Poppins"/>
                  <w:b/>
                  <w:bCs/>
                  <w:sz w:val="20"/>
                  <w:szCs w:val="20"/>
                  <w:rPrChange w:id="2507" w:author="thuyhuynh" w:date="2024-01-05T13:12:00Z">
                    <w:rPr>
                      <w:rFonts w:ascii="Calibri" w:hAnsi="Calibri"/>
                      <w:b/>
                      <w:bCs/>
                      <w:sz w:val="20"/>
                      <w:szCs w:val="20"/>
                    </w:rPr>
                  </w:rPrChange>
                </w:rPr>
              </w:pPr>
            </w:p>
            <w:p w:rsidR="00AE77CE" w:rsidRPr="00F705A3" w:rsidRDefault="00AE77CE" w:rsidP="0023251D">
              <w:pPr>
                <w:pStyle w:val="Default"/>
                <w:ind w:firstLineChars="150" w:firstLine="300"/>
                <w:rPr>
                  <w:rFonts w:ascii="Poppins" w:hAnsi="Poppins"/>
                  <w:b/>
                  <w:bCs/>
                  <w:sz w:val="20"/>
                  <w:szCs w:val="20"/>
                  <w:rPrChange w:id="2508" w:author="thuyhuynh" w:date="2024-01-05T13:12:00Z">
                    <w:rPr>
                      <w:rFonts w:ascii="Calibri" w:hAnsi="Calibri"/>
                      <w:b/>
                      <w:bCs/>
                      <w:sz w:val="20"/>
                      <w:szCs w:val="20"/>
                    </w:rPr>
                  </w:rPrChange>
                </w:rPr>
              </w:pPr>
              <w:r w:rsidRPr="00F705A3">
                <w:rPr>
                  <w:rFonts w:ascii="Poppins" w:hAnsi="Poppins"/>
                  <w:b/>
                  <w:bCs/>
                  <w:sz w:val="20"/>
                  <w:szCs w:val="20"/>
                  <w:rPrChange w:id="2509" w:author="thuyhuynh" w:date="2024-01-05T13:12:00Z">
                    <w:rPr>
                      <w:rFonts w:ascii="Calibri" w:hAnsi="Calibri"/>
                      <w:b/>
                      <w:bCs/>
                      <w:sz w:val="20"/>
                      <w:szCs w:val="20"/>
                    </w:rPr>
                  </w:rPrChange>
                </w:rPr>
                <w:t xml:space="preserve">THIS LIMITED WARRANTY DOES NOT COVER AND IRITECH IS NOT RESPONSIBLE FOR: </w:t>
              </w:r>
            </w:p>
            <w:p w:rsidR="00AE77CE" w:rsidRPr="00F705A3" w:rsidRDefault="00AE77CE" w:rsidP="00AE77CE">
              <w:pPr>
                <w:pStyle w:val="Default"/>
                <w:ind w:firstLineChars="150" w:firstLine="300"/>
                <w:rPr>
                  <w:rFonts w:ascii="Poppins" w:hAnsi="Poppins"/>
                  <w:sz w:val="20"/>
                  <w:szCs w:val="20"/>
                  <w:rPrChange w:id="2510" w:author="thuyhuynh" w:date="2024-01-05T13:12:00Z">
                    <w:rPr>
                      <w:rFonts w:ascii="Calibri" w:hAnsi="Calibri"/>
                      <w:sz w:val="20"/>
                      <w:szCs w:val="20"/>
                    </w:rPr>
                  </w:rPrChange>
                </w:rPr>
              </w:pPr>
            </w:p>
            <w:p w:rsidR="00AE77CE" w:rsidRPr="00F705A3" w:rsidRDefault="00AE77CE" w:rsidP="008845EF">
              <w:pPr>
                <w:pStyle w:val="Default"/>
                <w:ind w:leftChars="150" w:left="430" w:hangingChars="50" w:hanging="100"/>
                <w:rPr>
                  <w:rFonts w:ascii="Poppins" w:hAnsi="Poppins"/>
                  <w:sz w:val="20"/>
                  <w:szCs w:val="20"/>
                  <w:rPrChange w:id="2511" w:author="thuyhuynh" w:date="2024-01-05T13:12:00Z">
                    <w:rPr>
                      <w:rFonts w:ascii="Calibri" w:hAnsi="Calibri"/>
                      <w:sz w:val="20"/>
                      <w:szCs w:val="20"/>
                    </w:rPr>
                  </w:rPrChange>
                </w:rPr>
              </w:pPr>
              <w:r w:rsidRPr="00F705A3">
                <w:rPr>
                  <w:rFonts w:ascii="Poppins" w:hAnsi="Poppins"/>
                  <w:sz w:val="20"/>
                  <w:szCs w:val="20"/>
                  <w:rPrChange w:id="2512" w:author="thuyhuynh" w:date="2024-01-05T13:12:00Z">
                    <w:rPr>
                      <w:rFonts w:ascii="Calibri" w:hAnsi="Calibri"/>
                      <w:sz w:val="20"/>
                      <w:szCs w:val="20"/>
                    </w:rPr>
                  </w:rPrChange>
                </w:rPr>
                <w:t xml:space="preserve">• DAMAGES CAUSED BY MISUSE, ABUSE, ACCIDENTS, FIRE, THEFT, DISAPPEARANCE, MISPLACEMENT, POWER  SURGES, VIRUSES, RECKLESS, WILLFUL, OR INTENTIONAL CONDUCT. </w:t>
              </w:r>
            </w:p>
            <w:p w:rsidR="00AE77CE" w:rsidRPr="00F705A3" w:rsidRDefault="00AE77CE" w:rsidP="008845EF">
              <w:pPr>
                <w:pStyle w:val="Default"/>
                <w:ind w:leftChars="150" w:left="430" w:hangingChars="50" w:hanging="100"/>
                <w:rPr>
                  <w:rFonts w:ascii="Poppins" w:hAnsi="Poppins"/>
                  <w:sz w:val="20"/>
                  <w:szCs w:val="20"/>
                  <w:rPrChange w:id="2513" w:author="thuyhuynh" w:date="2024-01-05T13:12:00Z">
                    <w:rPr>
                      <w:rFonts w:ascii="Calibri" w:hAnsi="Calibri"/>
                      <w:sz w:val="20"/>
                      <w:szCs w:val="20"/>
                    </w:rPr>
                  </w:rPrChange>
                </w:rPr>
              </w:pPr>
            </w:p>
            <w:p w:rsidR="00AE77CE" w:rsidRPr="00F705A3" w:rsidRDefault="00AE77CE" w:rsidP="008845EF">
              <w:pPr>
                <w:pStyle w:val="Default"/>
                <w:ind w:leftChars="150" w:left="390" w:hangingChars="30" w:hanging="60"/>
                <w:rPr>
                  <w:rFonts w:ascii="Poppins" w:hAnsi="Poppins"/>
                  <w:sz w:val="20"/>
                  <w:szCs w:val="20"/>
                  <w:rPrChange w:id="2514" w:author="thuyhuynh" w:date="2024-01-05T13:12:00Z">
                    <w:rPr>
                      <w:rFonts w:ascii="Calibri" w:hAnsi="Calibri"/>
                      <w:sz w:val="20"/>
                      <w:szCs w:val="20"/>
                    </w:rPr>
                  </w:rPrChange>
                </w:rPr>
              </w:pPr>
              <w:r w:rsidRPr="00F705A3">
                <w:rPr>
                  <w:rFonts w:ascii="Poppins" w:hAnsi="Poppins"/>
                  <w:sz w:val="20"/>
                  <w:szCs w:val="20"/>
                  <w:rPrChange w:id="2515" w:author="thuyhuynh" w:date="2024-01-05T13:12:00Z">
                    <w:rPr>
                      <w:rFonts w:ascii="Calibri" w:hAnsi="Calibri"/>
                      <w:sz w:val="20"/>
                      <w:szCs w:val="20"/>
                    </w:rPr>
                  </w:rPrChange>
                </w:rPr>
                <w:t xml:space="preserve">• DAMAGES CAUSED BY SERVICING NOT AUTHORIZED BY IRITECH. </w:t>
              </w:r>
            </w:p>
            <w:p w:rsidR="00AE77CE" w:rsidRPr="00F705A3" w:rsidRDefault="00AE77CE" w:rsidP="008845EF">
              <w:pPr>
                <w:pStyle w:val="Default"/>
                <w:ind w:leftChars="150" w:left="390" w:hangingChars="30" w:hanging="60"/>
                <w:rPr>
                  <w:rFonts w:ascii="Poppins" w:hAnsi="Poppins"/>
                  <w:sz w:val="20"/>
                  <w:szCs w:val="20"/>
                  <w:rPrChange w:id="2516" w:author="thuyhuynh" w:date="2024-01-05T13:12:00Z">
                    <w:rPr>
                      <w:rFonts w:ascii="Calibri" w:hAnsi="Calibri"/>
                      <w:sz w:val="20"/>
                      <w:szCs w:val="20"/>
                    </w:rPr>
                  </w:rPrChange>
                </w:rPr>
              </w:pPr>
            </w:p>
            <w:p w:rsidR="00AE77CE" w:rsidRPr="00F705A3" w:rsidRDefault="00AE77CE" w:rsidP="008845EF">
              <w:pPr>
                <w:pStyle w:val="Default"/>
                <w:ind w:leftChars="150" w:left="390" w:hangingChars="30" w:hanging="60"/>
                <w:rPr>
                  <w:rFonts w:ascii="Poppins" w:hAnsi="Poppins"/>
                  <w:sz w:val="20"/>
                  <w:szCs w:val="20"/>
                  <w:rPrChange w:id="2517" w:author="thuyhuynh" w:date="2024-01-05T13:12:00Z">
                    <w:rPr>
                      <w:rFonts w:ascii="Calibri" w:hAnsi="Calibri"/>
                      <w:sz w:val="20"/>
                      <w:szCs w:val="20"/>
                    </w:rPr>
                  </w:rPrChange>
                </w:rPr>
              </w:pPr>
              <w:r w:rsidRPr="00F705A3">
                <w:rPr>
                  <w:rFonts w:ascii="Poppins" w:hAnsi="Poppins"/>
                  <w:sz w:val="20"/>
                  <w:szCs w:val="20"/>
                  <w:rPrChange w:id="2518" w:author="thuyhuynh" w:date="2024-01-05T13:12:00Z">
                    <w:rPr>
                      <w:rFonts w:ascii="Calibri" w:hAnsi="Calibri"/>
                      <w:sz w:val="20"/>
                      <w:szCs w:val="20"/>
                    </w:rPr>
                  </w:rPrChange>
                </w:rPr>
                <w:t xml:space="preserve">• DAMAGES CAUSED BY USAGE THAT IS NOT IN ACCORDANCE WITH PRODUCT INSTRUCTIONS. </w:t>
              </w:r>
            </w:p>
            <w:p w:rsidR="00AE77CE" w:rsidRPr="00F705A3" w:rsidRDefault="00AE77CE" w:rsidP="008845EF">
              <w:pPr>
                <w:pStyle w:val="Default"/>
                <w:ind w:leftChars="150" w:left="390" w:hangingChars="30" w:hanging="60"/>
                <w:rPr>
                  <w:rFonts w:ascii="Poppins" w:hAnsi="Poppins"/>
                  <w:sz w:val="20"/>
                  <w:szCs w:val="20"/>
                  <w:rPrChange w:id="2519" w:author="thuyhuynh" w:date="2024-01-05T13:12:00Z">
                    <w:rPr>
                      <w:rFonts w:ascii="Calibri" w:hAnsi="Calibri"/>
                      <w:sz w:val="20"/>
                      <w:szCs w:val="20"/>
                    </w:rPr>
                  </w:rPrChange>
                </w:rPr>
              </w:pPr>
            </w:p>
            <w:p w:rsidR="00AE77CE" w:rsidRPr="00F705A3" w:rsidRDefault="00AE77CE" w:rsidP="008845EF">
              <w:pPr>
                <w:pStyle w:val="Default"/>
                <w:ind w:leftChars="150" w:left="490" w:hangingChars="80" w:hanging="160"/>
                <w:rPr>
                  <w:rFonts w:ascii="Poppins" w:hAnsi="Poppins"/>
                  <w:sz w:val="20"/>
                  <w:szCs w:val="20"/>
                  <w:rPrChange w:id="2520" w:author="thuyhuynh" w:date="2024-01-05T13:12:00Z">
                    <w:rPr>
                      <w:rFonts w:ascii="Calibri" w:hAnsi="Calibri"/>
                      <w:sz w:val="20"/>
                      <w:szCs w:val="20"/>
                    </w:rPr>
                  </w:rPrChange>
                </w:rPr>
              </w:pPr>
              <w:r w:rsidRPr="00F705A3">
                <w:rPr>
                  <w:rFonts w:ascii="Poppins" w:hAnsi="Poppins"/>
                  <w:sz w:val="20"/>
                  <w:szCs w:val="20"/>
                  <w:rPrChange w:id="2521" w:author="thuyhuynh" w:date="2024-01-05T13:12:00Z">
                    <w:rPr>
                      <w:rFonts w:ascii="Calibri" w:hAnsi="Calibri"/>
                      <w:sz w:val="20"/>
                      <w:szCs w:val="20"/>
                    </w:rPr>
                  </w:rPrChange>
                </w:rPr>
                <w:t xml:space="preserve">• DAMAGES CAUSED BY FAILURE TO FOLLOW THE PRODUCT INSTRUCTIONS OR FAILURE TO PERFORM PREVENTIVE MAINTENANCE. </w:t>
              </w:r>
            </w:p>
            <w:p w:rsidR="00AE77CE" w:rsidRPr="00F705A3" w:rsidRDefault="00AE77CE" w:rsidP="008845EF">
              <w:pPr>
                <w:pStyle w:val="Default"/>
                <w:ind w:leftChars="150" w:left="490" w:hangingChars="80" w:hanging="160"/>
                <w:rPr>
                  <w:rFonts w:ascii="Poppins" w:hAnsi="Poppins"/>
                  <w:sz w:val="20"/>
                  <w:szCs w:val="20"/>
                  <w:rPrChange w:id="2522" w:author="thuyhuynh" w:date="2024-01-05T13:12:00Z">
                    <w:rPr>
                      <w:rFonts w:ascii="Calibri" w:hAnsi="Calibri"/>
                      <w:sz w:val="20"/>
                      <w:szCs w:val="20"/>
                    </w:rPr>
                  </w:rPrChange>
                </w:rPr>
              </w:pPr>
            </w:p>
            <w:p w:rsidR="00AE77CE" w:rsidRPr="00F705A3" w:rsidRDefault="00AE77CE" w:rsidP="008845EF">
              <w:pPr>
                <w:pStyle w:val="Default"/>
                <w:ind w:leftChars="150" w:left="490" w:hangingChars="80" w:hanging="160"/>
                <w:rPr>
                  <w:rFonts w:ascii="Poppins" w:hAnsi="Poppins"/>
                  <w:sz w:val="20"/>
                  <w:szCs w:val="20"/>
                  <w:rPrChange w:id="2523" w:author="thuyhuynh" w:date="2024-01-05T13:12:00Z">
                    <w:rPr>
                      <w:rFonts w:ascii="Calibri" w:hAnsi="Calibri"/>
                      <w:sz w:val="20"/>
                      <w:szCs w:val="20"/>
                    </w:rPr>
                  </w:rPrChange>
                </w:rPr>
              </w:pPr>
              <w:r w:rsidRPr="00F705A3">
                <w:rPr>
                  <w:rFonts w:ascii="Poppins" w:hAnsi="Poppins"/>
                  <w:sz w:val="20"/>
                  <w:szCs w:val="20"/>
                  <w:rPrChange w:id="2524" w:author="thuyhuynh" w:date="2024-01-05T13:12:00Z">
                    <w:rPr>
                      <w:rFonts w:ascii="Calibri" w:hAnsi="Calibri"/>
                      <w:sz w:val="20"/>
                      <w:szCs w:val="20"/>
                    </w:rPr>
                  </w:rPrChange>
                </w:rPr>
                <w:t xml:space="preserve">• DAMAGES CAUSED BY THE COMBINATION OF IRITECH PRODUCTS WITH OTHER NON-IRITECH BRANDED PRODUCTS, ACCESSORIES, PARTS OR COMPONENTS. </w:t>
              </w:r>
            </w:p>
            <w:p w:rsidR="00AE77CE" w:rsidRPr="00F705A3" w:rsidRDefault="00AE77CE" w:rsidP="008845EF">
              <w:pPr>
                <w:pStyle w:val="Default"/>
                <w:ind w:leftChars="150" w:left="490" w:hangingChars="80" w:hanging="160"/>
                <w:rPr>
                  <w:rFonts w:ascii="Poppins" w:hAnsi="Poppins"/>
                  <w:sz w:val="20"/>
                  <w:szCs w:val="20"/>
                  <w:rPrChange w:id="2525" w:author="thuyhuynh" w:date="2024-01-05T13:12:00Z">
                    <w:rPr>
                      <w:rFonts w:ascii="Calibri" w:hAnsi="Calibri"/>
                      <w:sz w:val="20"/>
                      <w:szCs w:val="20"/>
                    </w:rPr>
                  </w:rPrChange>
                </w:rPr>
              </w:pPr>
            </w:p>
            <w:p w:rsidR="00AE77CE" w:rsidRPr="00F705A3" w:rsidRDefault="00AE77CE" w:rsidP="008845EF">
              <w:pPr>
                <w:pStyle w:val="Default"/>
                <w:ind w:leftChars="150" w:left="490" w:hangingChars="80" w:hanging="160"/>
                <w:rPr>
                  <w:rFonts w:ascii="Poppins" w:hAnsi="Poppins"/>
                  <w:sz w:val="20"/>
                  <w:szCs w:val="20"/>
                  <w:rPrChange w:id="2526" w:author="thuyhuynh" w:date="2024-01-05T13:12:00Z">
                    <w:rPr>
                      <w:rFonts w:ascii="Calibri" w:hAnsi="Calibri"/>
                      <w:sz w:val="20"/>
                      <w:szCs w:val="20"/>
                    </w:rPr>
                  </w:rPrChange>
                </w:rPr>
              </w:pPr>
              <w:r w:rsidRPr="00F705A3">
                <w:rPr>
                  <w:rFonts w:ascii="Poppins" w:hAnsi="Poppins"/>
                  <w:sz w:val="20"/>
                  <w:szCs w:val="20"/>
                  <w:rPrChange w:id="2527" w:author="thuyhuynh" w:date="2024-01-05T13:12:00Z">
                    <w:rPr>
                      <w:rFonts w:ascii="Calibri" w:hAnsi="Calibri"/>
                      <w:sz w:val="20"/>
                      <w:szCs w:val="20"/>
                    </w:rPr>
                  </w:rPrChange>
                </w:rPr>
                <w:t xml:space="preserve">• SOFTWARE, INCLUDING THE OPERATING SYSTEM AND SOFTWARE ADDED TO YOUR PRODUCT THROUGH OUR FACTORY-INTEGRATION SYSTEM, THIRD-PARTY SOFTWARE, OR THE RELOADING OF SOFTWARE. </w:t>
              </w:r>
            </w:p>
            <w:p w:rsidR="00AE77CE" w:rsidRPr="00F705A3" w:rsidRDefault="00AE77CE" w:rsidP="008845EF">
              <w:pPr>
                <w:pStyle w:val="Default"/>
                <w:ind w:leftChars="150" w:left="490" w:hangingChars="80" w:hanging="160"/>
                <w:rPr>
                  <w:rFonts w:ascii="Poppins" w:hAnsi="Poppins"/>
                  <w:sz w:val="20"/>
                  <w:szCs w:val="20"/>
                  <w:rPrChange w:id="2528" w:author="thuyhuynh" w:date="2024-01-05T13:12:00Z">
                    <w:rPr>
                      <w:rFonts w:ascii="Calibri" w:hAnsi="Calibri"/>
                      <w:sz w:val="20"/>
                      <w:szCs w:val="20"/>
                    </w:rPr>
                  </w:rPrChange>
                </w:rPr>
              </w:pPr>
            </w:p>
            <w:p w:rsidR="00AE77CE" w:rsidRPr="00F705A3" w:rsidRDefault="00AE77CE" w:rsidP="008845EF">
              <w:pPr>
                <w:pStyle w:val="Default"/>
                <w:ind w:leftChars="150" w:left="490" w:hangingChars="80" w:hanging="160"/>
                <w:rPr>
                  <w:rFonts w:ascii="Poppins" w:hAnsi="Poppins"/>
                  <w:sz w:val="20"/>
                  <w:szCs w:val="20"/>
                  <w:rPrChange w:id="2529" w:author="thuyhuynh" w:date="2024-01-05T13:12:00Z">
                    <w:rPr>
                      <w:rFonts w:ascii="Calibri" w:hAnsi="Calibri"/>
                      <w:sz w:val="20"/>
                      <w:szCs w:val="20"/>
                    </w:rPr>
                  </w:rPrChange>
                </w:rPr>
              </w:pPr>
              <w:r w:rsidRPr="00F705A3">
                <w:rPr>
                  <w:rFonts w:ascii="Poppins" w:hAnsi="Poppins"/>
                  <w:sz w:val="20"/>
                  <w:szCs w:val="20"/>
                  <w:rPrChange w:id="2530" w:author="thuyhuynh" w:date="2024-01-05T13:12:00Z">
                    <w:rPr>
                      <w:rFonts w:ascii="Calibri" w:hAnsi="Calibri"/>
                      <w:sz w:val="20"/>
                      <w:szCs w:val="20"/>
                    </w:rPr>
                  </w:rPrChange>
                </w:rPr>
                <w:t xml:space="preserve">• ANY EQUIPMENT OR COMPONENTS THAT WERE NOT INCLUDED IN YOUR PRODUCT AS ORIGINALLY SOLD TO YOU. </w:t>
              </w:r>
            </w:p>
            <w:p w:rsidR="00AE77CE" w:rsidRPr="00F705A3" w:rsidRDefault="00AE77CE" w:rsidP="008845EF">
              <w:pPr>
                <w:pStyle w:val="Default"/>
                <w:ind w:leftChars="150" w:left="490" w:hangingChars="80" w:hanging="160"/>
                <w:rPr>
                  <w:rFonts w:ascii="Poppins" w:hAnsi="Poppins"/>
                  <w:sz w:val="20"/>
                  <w:szCs w:val="20"/>
                  <w:rPrChange w:id="2531" w:author="thuyhuynh" w:date="2024-01-05T13:12:00Z">
                    <w:rPr>
                      <w:rFonts w:ascii="Calibri" w:hAnsi="Calibri"/>
                      <w:sz w:val="20"/>
                      <w:szCs w:val="20"/>
                    </w:rPr>
                  </w:rPrChange>
                </w:rPr>
              </w:pPr>
            </w:p>
            <w:p w:rsidR="00AE77CE" w:rsidRPr="00F705A3" w:rsidRDefault="00AE77CE" w:rsidP="008845EF">
              <w:pPr>
                <w:pStyle w:val="Default"/>
                <w:ind w:leftChars="150" w:left="390" w:hangingChars="30" w:hanging="60"/>
                <w:rPr>
                  <w:rFonts w:ascii="Poppins" w:hAnsi="Poppins"/>
                  <w:sz w:val="20"/>
                  <w:szCs w:val="20"/>
                  <w:rPrChange w:id="2532" w:author="thuyhuynh" w:date="2024-01-05T13:12:00Z">
                    <w:rPr>
                      <w:rFonts w:ascii="Calibri" w:hAnsi="Calibri"/>
                      <w:sz w:val="20"/>
                      <w:szCs w:val="20"/>
                    </w:rPr>
                  </w:rPrChange>
                </w:rPr>
              </w:pPr>
              <w:r w:rsidRPr="00F705A3">
                <w:rPr>
                  <w:rFonts w:ascii="Poppins" w:hAnsi="Poppins"/>
                  <w:sz w:val="20"/>
                  <w:szCs w:val="20"/>
                  <w:rPrChange w:id="2533" w:author="thuyhuynh" w:date="2024-01-05T13:12:00Z">
                    <w:rPr>
                      <w:rFonts w:ascii="Calibri" w:hAnsi="Calibri"/>
                      <w:sz w:val="20"/>
                      <w:szCs w:val="20"/>
                    </w:rPr>
                  </w:rPrChange>
                </w:rPr>
                <w:t>• NORMAL WEAR AND TEAR.</w:t>
              </w:r>
            </w:p>
            <w:p w:rsidR="00AE77CE" w:rsidRPr="00F705A3" w:rsidRDefault="00AE77CE" w:rsidP="008845EF">
              <w:pPr>
                <w:pStyle w:val="Default"/>
                <w:ind w:leftChars="150" w:left="390" w:hangingChars="30" w:hanging="60"/>
                <w:rPr>
                  <w:rFonts w:ascii="Poppins" w:hAnsi="Poppins"/>
                  <w:sz w:val="20"/>
                  <w:szCs w:val="20"/>
                  <w:rPrChange w:id="2534" w:author="thuyhuynh" w:date="2024-01-05T13:12:00Z">
                    <w:rPr>
                      <w:rFonts w:ascii="Calibri" w:hAnsi="Calibri"/>
                      <w:sz w:val="20"/>
                      <w:szCs w:val="20"/>
                    </w:rPr>
                  </w:rPrChange>
                </w:rPr>
              </w:pPr>
            </w:p>
            <w:p w:rsidR="00AE77CE" w:rsidRPr="00F705A3" w:rsidRDefault="00AE77CE" w:rsidP="008845EF">
              <w:pPr>
                <w:pStyle w:val="Default"/>
                <w:ind w:leftChars="150" w:left="390" w:hangingChars="30" w:hanging="60"/>
                <w:rPr>
                  <w:rFonts w:ascii="Poppins" w:hAnsi="Poppins"/>
                  <w:sz w:val="20"/>
                  <w:szCs w:val="20"/>
                  <w:rPrChange w:id="2535" w:author="thuyhuynh" w:date="2024-01-05T13:12:00Z">
                    <w:rPr>
                      <w:rFonts w:ascii="Calibri" w:hAnsi="Calibri"/>
                      <w:sz w:val="20"/>
                      <w:szCs w:val="20"/>
                    </w:rPr>
                  </w:rPrChange>
                </w:rPr>
              </w:pPr>
              <w:r w:rsidRPr="00F705A3">
                <w:rPr>
                  <w:rFonts w:ascii="Poppins" w:hAnsi="Poppins"/>
                  <w:sz w:val="20"/>
                  <w:szCs w:val="20"/>
                  <w:rPrChange w:id="2536" w:author="thuyhuynh" w:date="2024-01-05T13:12:00Z">
                    <w:rPr>
                      <w:rFonts w:ascii="Calibri" w:hAnsi="Calibri"/>
                      <w:sz w:val="20"/>
                      <w:szCs w:val="20"/>
                    </w:rPr>
                  </w:rPrChange>
                </w:rPr>
                <w:t xml:space="preserve">• COSMETIC DAMAGE THAT DOES NOT AFFECT FUNCTIONALITY. </w:t>
              </w:r>
            </w:p>
            <w:p w:rsidR="00AE77CE" w:rsidRPr="00F705A3" w:rsidRDefault="00AE77CE" w:rsidP="008845EF">
              <w:pPr>
                <w:pStyle w:val="Default"/>
                <w:ind w:leftChars="150" w:left="390" w:hangingChars="30" w:hanging="60"/>
                <w:rPr>
                  <w:rFonts w:ascii="Poppins" w:hAnsi="Poppins"/>
                  <w:sz w:val="20"/>
                  <w:szCs w:val="20"/>
                  <w:rPrChange w:id="2537" w:author="thuyhuynh" w:date="2024-01-05T13:12:00Z">
                    <w:rPr>
                      <w:rFonts w:ascii="Calibri" w:hAnsi="Calibri"/>
                      <w:sz w:val="20"/>
                      <w:szCs w:val="20"/>
                    </w:rPr>
                  </w:rPrChange>
                </w:rPr>
              </w:pPr>
            </w:p>
            <w:p w:rsidR="00AE77CE" w:rsidRPr="00F705A3" w:rsidRDefault="00AE77CE" w:rsidP="008845EF">
              <w:pPr>
                <w:pStyle w:val="Default"/>
                <w:ind w:leftChars="150" w:left="390" w:hangingChars="30" w:hanging="60"/>
                <w:rPr>
                  <w:rFonts w:ascii="Poppins" w:hAnsi="Poppins"/>
                  <w:sz w:val="20"/>
                  <w:szCs w:val="20"/>
                  <w:rPrChange w:id="2538" w:author="thuyhuynh" w:date="2024-01-05T13:12:00Z">
                    <w:rPr>
                      <w:rFonts w:ascii="Calibri" w:hAnsi="Calibri"/>
                      <w:sz w:val="20"/>
                      <w:szCs w:val="20"/>
                    </w:rPr>
                  </w:rPrChange>
                </w:rPr>
              </w:pPr>
              <w:r w:rsidRPr="00F705A3">
                <w:rPr>
                  <w:rFonts w:ascii="Poppins" w:hAnsi="Poppins"/>
                  <w:sz w:val="20"/>
                  <w:szCs w:val="20"/>
                  <w:rPrChange w:id="2539" w:author="thuyhuynh" w:date="2024-01-05T13:12:00Z">
                    <w:rPr>
                      <w:rFonts w:ascii="Calibri" w:hAnsi="Calibri"/>
                      <w:sz w:val="20"/>
                      <w:szCs w:val="20"/>
                    </w:rPr>
                  </w:rPrChange>
                </w:rPr>
                <w:t xml:space="preserve">• PRODUCTS WHERE THE IRITECH SERIAL NUMBER IS MISSING, ALTERED OR DEFACED. </w:t>
              </w:r>
            </w:p>
            <w:p w:rsidR="00AE77CE" w:rsidRPr="00F705A3" w:rsidRDefault="00AE77CE" w:rsidP="00AE77CE">
              <w:pPr>
                <w:pStyle w:val="Default"/>
                <w:ind w:left="760"/>
                <w:rPr>
                  <w:rFonts w:ascii="Poppins" w:hAnsi="Poppins"/>
                  <w:sz w:val="20"/>
                  <w:szCs w:val="20"/>
                  <w:rPrChange w:id="2540" w:author="thuyhuynh" w:date="2024-01-05T13:12:00Z">
                    <w:rPr>
                      <w:rFonts w:ascii="Calibri" w:hAnsi="Calibri"/>
                      <w:sz w:val="20"/>
                      <w:szCs w:val="20"/>
                    </w:rPr>
                  </w:rPrChange>
                </w:rPr>
              </w:pPr>
            </w:p>
            <w:p w:rsidR="00AE77CE" w:rsidRPr="00F705A3" w:rsidRDefault="00AE77CE" w:rsidP="0023251D">
              <w:pPr>
                <w:pStyle w:val="Default"/>
                <w:ind w:leftChars="100" w:left="220" w:firstLineChars="50" w:firstLine="100"/>
                <w:rPr>
                  <w:rFonts w:ascii="Poppins" w:hAnsi="Poppins"/>
                  <w:b/>
                  <w:sz w:val="20"/>
                  <w:szCs w:val="20"/>
                  <w:rPrChange w:id="2541" w:author="thuyhuynh" w:date="2024-01-05T13:12:00Z">
                    <w:rPr>
                      <w:rFonts w:ascii="Calibri" w:hAnsi="Calibri"/>
                      <w:b/>
                      <w:sz w:val="20"/>
                      <w:szCs w:val="20"/>
                    </w:rPr>
                  </w:rPrChange>
                </w:rPr>
              </w:pPr>
              <w:r w:rsidRPr="00F705A3">
                <w:rPr>
                  <w:rFonts w:ascii="Poppins" w:hAnsi="Poppins"/>
                  <w:b/>
                  <w:sz w:val="20"/>
                  <w:szCs w:val="20"/>
                  <w:rPrChange w:id="2542" w:author="thuyhuynh" w:date="2024-01-05T13:12:00Z">
                    <w:rPr>
                      <w:rFonts w:ascii="Calibri" w:hAnsi="Calibri"/>
                      <w:b/>
                      <w:sz w:val="20"/>
                      <w:szCs w:val="20"/>
                    </w:rPr>
                  </w:rPrChange>
                </w:rPr>
                <w:t xml:space="preserve">To obtain warranty service: </w:t>
              </w:r>
            </w:p>
            <w:p w:rsidR="00AE77CE" w:rsidRPr="00F705A3" w:rsidRDefault="00AE77CE" w:rsidP="0023251D">
              <w:pPr>
                <w:pStyle w:val="Default"/>
                <w:ind w:leftChars="100" w:left="220" w:firstLineChars="50" w:firstLine="100"/>
                <w:rPr>
                  <w:rFonts w:ascii="Poppins" w:hAnsi="Poppins"/>
                  <w:b/>
                  <w:sz w:val="20"/>
                  <w:szCs w:val="20"/>
                  <w:rPrChange w:id="2543" w:author="thuyhuynh" w:date="2024-01-05T13:12:00Z">
                    <w:rPr>
                      <w:rFonts w:ascii="Calibri" w:hAnsi="Calibri"/>
                      <w:b/>
                      <w:sz w:val="20"/>
                      <w:szCs w:val="20"/>
                    </w:rPr>
                  </w:rPrChange>
                </w:rPr>
                <w:pPrChange w:id="2544" w:author="ptdung" w:date="2024-01-05T12:08:00Z">
                  <w:pPr>
                    <w:pStyle w:val="Default"/>
                    <w:ind w:leftChars="100" w:left="220" w:firstLineChars="50" w:firstLine="100"/>
                  </w:pPr>
                </w:pPrChange>
              </w:pPr>
            </w:p>
            <w:p w:rsidR="00AE77CE" w:rsidRPr="00F705A3" w:rsidRDefault="00AE77CE" w:rsidP="008845EF">
              <w:pPr>
                <w:pStyle w:val="Default"/>
                <w:ind w:leftChars="150" w:left="490" w:hangingChars="80" w:hanging="160"/>
                <w:rPr>
                  <w:rFonts w:ascii="Poppins" w:hAnsi="Poppins"/>
                  <w:sz w:val="20"/>
                  <w:szCs w:val="20"/>
                  <w:rPrChange w:id="2545" w:author="thuyhuynh" w:date="2024-01-05T13:12:00Z">
                    <w:rPr>
                      <w:rFonts w:ascii="Calibri" w:hAnsi="Calibri"/>
                      <w:sz w:val="20"/>
                      <w:szCs w:val="20"/>
                    </w:rPr>
                  </w:rPrChange>
                </w:rPr>
              </w:pPr>
              <w:r w:rsidRPr="00F705A3">
                <w:rPr>
                  <w:rFonts w:ascii="Poppins" w:hAnsi="Poppins"/>
                  <w:sz w:val="20"/>
                  <w:szCs w:val="20"/>
                  <w:rPrChange w:id="2546" w:author="thuyhuynh" w:date="2024-01-05T13:12:00Z">
                    <w:rPr>
                      <w:rFonts w:ascii="Calibri" w:hAnsi="Calibri"/>
                      <w:sz w:val="20"/>
                      <w:szCs w:val="20"/>
                    </w:rPr>
                  </w:rPrChange>
                </w:rPr>
                <w:t xml:space="preserve">• You must assist IRITECH in diagnosing issues with your product and follow IRITECH’s warranty processes. </w:t>
              </w:r>
            </w:p>
            <w:p w:rsidR="00AE77CE" w:rsidRPr="00F705A3" w:rsidRDefault="00AE77CE" w:rsidP="008845EF">
              <w:pPr>
                <w:pStyle w:val="Default"/>
                <w:ind w:leftChars="150" w:left="390" w:hangingChars="30" w:hanging="60"/>
                <w:rPr>
                  <w:rFonts w:ascii="Poppins" w:hAnsi="Poppins"/>
                  <w:sz w:val="20"/>
                  <w:szCs w:val="20"/>
                  <w:rPrChange w:id="2547" w:author="thuyhuynh" w:date="2024-01-05T13:12:00Z">
                    <w:rPr>
                      <w:rFonts w:ascii="Calibri" w:hAnsi="Calibri"/>
                      <w:sz w:val="20"/>
                      <w:szCs w:val="20"/>
                    </w:rPr>
                  </w:rPrChange>
                </w:rPr>
              </w:pPr>
            </w:p>
            <w:p w:rsidR="00AE77CE" w:rsidRPr="00F705A3" w:rsidRDefault="00AE77CE" w:rsidP="008845EF">
              <w:pPr>
                <w:pStyle w:val="Default"/>
                <w:ind w:leftChars="150" w:left="490" w:hangingChars="80" w:hanging="160"/>
                <w:rPr>
                  <w:rFonts w:ascii="Poppins" w:hAnsi="Poppins"/>
                  <w:sz w:val="20"/>
                  <w:szCs w:val="20"/>
                  <w:rPrChange w:id="2548" w:author="thuyhuynh" w:date="2024-01-05T13:12:00Z">
                    <w:rPr>
                      <w:rFonts w:ascii="Calibri" w:hAnsi="Calibri"/>
                      <w:sz w:val="20"/>
                      <w:szCs w:val="20"/>
                    </w:rPr>
                  </w:rPrChange>
                </w:rPr>
              </w:pPr>
              <w:r w:rsidRPr="00F705A3">
                <w:rPr>
                  <w:rFonts w:ascii="Poppins" w:hAnsi="Poppins"/>
                  <w:sz w:val="20"/>
                  <w:szCs w:val="20"/>
                  <w:rPrChange w:id="2549" w:author="thuyhuynh" w:date="2024-01-05T13:12:00Z">
                    <w:rPr>
                      <w:rFonts w:ascii="Calibri" w:hAnsi="Calibri"/>
                      <w:sz w:val="20"/>
                      <w:szCs w:val="20"/>
                    </w:rPr>
                  </w:rPrChange>
                </w:rPr>
                <w:t>• You must obtain warranty service from IRITECH or an authorized service center specified by IRITECH. IRIECH will not reimburse you for service performed by others.</w:t>
              </w:r>
            </w:p>
            <w:p w:rsidR="00AE77CE" w:rsidRPr="00F705A3" w:rsidRDefault="00AE77CE" w:rsidP="008845EF">
              <w:pPr>
                <w:pStyle w:val="Default"/>
                <w:ind w:leftChars="150" w:left="490" w:hangingChars="80" w:hanging="160"/>
                <w:rPr>
                  <w:rFonts w:ascii="Poppins" w:hAnsi="Poppins"/>
                  <w:sz w:val="20"/>
                  <w:szCs w:val="20"/>
                  <w:rPrChange w:id="2550" w:author="thuyhuynh" w:date="2024-01-05T13:12:00Z">
                    <w:rPr>
                      <w:rFonts w:ascii="Calibri" w:hAnsi="Calibri"/>
                      <w:sz w:val="20"/>
                      <w:szCs w:val="20"/>
                    </w:rPr>
                  </w:rPrChange>
                </w:rPr>
              </w:pPr>
            </w:p>
            <w:p w:rsidR="00AE77CE" w:rsidRPr="00F705A3" w:rsidRDefault="00AE77CE" w:rsidP="008845EF">
              <w:pPr>
                <w:pStyle w:val="Default"/>
                <w:ind w:leftChars="150" w:left="490" w:hangingChars="80" w:hanging="160"/>
                <w:jc w:val="both"/>
                <w:rPr>
                  <w:rFonts w:ascii="Poppins" w:hAnsi="Poppins"/>
                  <w:b/>
                  <w:bCs/>
                  <w:sz w:val="20"/>
                  <w:szCs w:val="20"/>
                  <w:rPrChange w:id="2551" w:author="thuyhuynh" w:date="2024-01-05T13:12:00Z">
                    <w:rPr>
                      <w:rFonts w:ascii="Calibri" w:hAnsi="Calibri"/>
                      <w:b/>
                      <w:bCs/>
                      <w:sz w:val="20"/>
                      <w:szCs w:val="20"/>
                    </w:rPr>
                  </w:rPrChange>
                </w:rPr>
              </w:pPr>
              <w:r w:rsidRPr="00F705A3">
                <w:rPr>
                  <w:rFonts w:ascii="Poppins" w:hAnsi="Poppins"/>
                  <w:sz w:val="20"/>
                  <w:szCs w:val="20"/>
                  <w:rPrChange w:id="2552" w:author="thuyhuynh" w:date="2024-01-05T13:12:00Z">
                    <w:rPr>
                      <w:rFonts w:ascii="Calibri" w:hAnsi="Calibri"/>
                      <w:sz w:val="20"/>
                      <w:szCs w:val="20"/>
                    </w:rPr>
                  </w:rPrChange>
                </w:rPr>
                <w:t xml:space="preserve">• You may be required to deliver and retrieve your product to and from IRITECH or an authorized service facility specified by IRITECH at your expense. When sending a product to IRITECH or the authorized service </w:t>
              </w:r>
              <w:r w:rsidRPr="00F705A3">
                <w:rPr>
                  <w:rFonts w:ascii="Poppins" w:hAnsi="Poppins"/>
                  <w:sz w:val="20"/>
                  <w:szCs w:val="20"/>
                  <w:rPrChange w:id="2553" w:author="thuyhuynh" w:date="2024-01-05T13:12:00Z">
                    <w:rPr>
                      <w:rFonts w:ascii="Calibri" w:hAnsi="Calibri"/>
                      <w:sz w:val="20"/>
                      <w:szCs w:val="20"/>
                    </w:rPr>
                  </w:rPrChange>
                </w:rPr>
                <w:lastRenderedPageBreak/>
                <w:t xml:space="preserve">facility specified by IRITECH, you must deliver the product, freight prepaid, in either its original packaging or packaging affording an equal degree of protection. You are responsible for properly packaging your product, paying all shipping costs, loss or damage to the product during shipping, and any other taxes, fees or charges associated with transporting the product to an authorized IRITECH service facility. </w:t>
              </w:r>
              <w:r w:rsidRPr="00F705A3">
                <w:rPr>
                  <w:rFonts w:ascii="Poppins" w:hAnsi="Poppins"/>
                  <w:b/>
                  <w:bCs/>
                  <w:sz w:val="20"/>
                  <w:szCs w:val="20"/>
                  <w:rPrChange w:id="2554" w:author="thuyhuynh" w:date="2024-01-05T13:12:00Z">
                    <w:rPr>
                      <w:rFonts w:ascii="Calibri" w:hAnsi="Calibri"/>
                      <w:b/>
                      <w:bCs/>
                      <w:sz w:val="20"/>
                      <w:szCs w:val="20"/>
                    </w:rPr>
                  </w:rPrChange>
                </w:rPr>
                <w:t xml:space="preserve">YOU ARE RESPONSIBLE FOR ANY DAMAGE TO YOUR IRITECH PRODUCT DURING SHIPMENT TO US. </w:t>
              </w:r>
            </w:p>
            <w:p w:rsidR="00AE77CE" w:rsidRPr="00F705A3" w:rsidRDefault="00AE77CE" w:rsidP="008845EF">
              <w:pPr>
                <w:pStyle w:val="Default"/>
                <w:ind w:leftChars="150" w:left="490" w:hangingChars="80" w:hanging="160"/>
                <w:rPr>
                  <w:rFonts w:ascii="Poppins" w:hAnsi="Poppins"/>
                  <w:sz w:val="20"/>
                  <w:szCs w:val="20"/>
                  <w:rPrChange w:id="2555" w:author="thuyhuynh" w:date="2024-01-05T13:12:00Z">
                    <w:rPr>
                      <w:rFonts w:ascii="Calibri" w:hAnsi="Calibri"/>
                      <w:sz w:val="20"/>
                      <w:szCs w:val="20"/>
                    </w:rPr>
                  </w:rPrChange>
                </w:rPr>
              </w:pPr>
            </w:p>
            <w:p w:rsidR="00AE77CE" w:rsidRPr="00F705A3" w:rsidRDefault="00AE77CE" w:rsidP="008845EF">
              <w:pPr>
                <w:pStyle w:val="Default"/>
                <w:ind w:leftChars="150" w:left="490" w:hangingChars="80" w:hanging="160"/>
                <w:jc w:val="both"/>
                <w:rPr>
                  <w:rFonts w:ascii="Poppins" w:hAnsi="Poppins"/>
                  <w:sz w:val="20"/>
                  <w:szCs w:val="20"/>
                  <w:rPrChange w:id="2556" w:author="thuyhuynh" w:date="2024-01-05T13:12:00Z">
                    <w:rPr>
                      <w:rFonts w:ascii="Calibri" w:hAnsi="Calibri"/>
                      <w:sz w:val="20"/>
                      <w:szCs w:val="20"/>
                    </w:rPr>
                  </w:rPrChange>
                </w:rPr>
              </w:pPr>
              <w:r w:rsidRPr="00F705A3">
                <w:rPr>
                  <w:rFonts w:ascii="Poppins" w:hAnsi="Poppins"/>
                  <w:sz w:val="20"/>
                  <w:szCs w:val="20"/>
                  <w:rPrChange w:id="2557" w:author="thuyhuynh" w:date="2024-01-05T13:12:00Z">
                    <w:rPr>
                      <w:rFonts w:ascii="Calibri" w:hAnsi="Calibri"/>
                      <w:sz w:val="20"/>
                      <w:szCs w:val="20"/>
                    </w:rPr>
                  </w:rPrChange>
                </w:rPr>
                <w:t>• Before providing your product to IRITECH for service, remove any confidential, proprietary or personal information.</w:t>
              </w:r>
            </w:p>
            <w:p w:rsidR="00AE77CE" w:rsidRPr="00F705A3" w:rsidRDefault="00AE77CE" w:rsidP="008845EF">
              <w:pPr>
                <w:pStyle w:val="Default"/>
                <w:ind w:leftChars="150" w:left="490" w:hangingChars="80" w:hanging="160"/>
                <w:rPr>
                  <w:rFonts w:ascii="Poppins" w:hAnsi="Poppins"/>
                  <w:sz w:val="20"/>
                  <w:szCs w:val="20"/>
                  <w:rPrChange w:id="2558" w:author="thuyhuynh" w:date="2024-01-05T13:12:00Z">
                    <w:rPr>
                      <w:rFonts w:ascii="Calibri" w:hAnsi="Calibri"/>
                      <w:sz w:val="20"/>
                      <w:szCs w:val="20"/>
                    </w:rPr>
                  </w:rPrChange>
                </w:rPr>
              </w:pPr>
            </w:p>
            <w:p w:rsidR="00AE77CE" w:rsidRPr="00F705A3" w:rsidRDefault="00AE77CE" w:rsidP="008845EF">
              <w:pPr>
                <w:pStyle w:val="Default"/>
                <w:ind w:leftChars="150" w:left="490" w:hangingChars="80" w:hanging="160"/>
                <w:jc w:val="both"/>
                <w:rPr>
                  <w:rFonts w:ascii="Poppins" w:hAnsi="Poppins"/>
                  <w:sz w:val="20"/>
                  <w:szCs w:val="20"/>
                  <w:rPrChange w:id="2559" w:author="thuyhuynh" w:date="2024-01-05T13:12:00Z">
                    <w:rPr>
                      <w:rFonts w:ascii="Calibri" w:hAnsi="Calibri"/>
                      <w:sz w:val="20"/>
                      <w:szCs w:val="20"/>
                    </w:rPr>
                  </w:rPrChange>
                </w:rPr>
              </w:pPr>
              <w:r w:rsidRPr="00F705A3">
                <w:rPr>
                  <w:rFonts w:ascii="Poppins" w:hAnsi="Poppins"/>
                  <w:sz w:val="20"/>
                  <w:szCs w:val="20"/>
                  <w:rPrChange w:id="2560" w:author="thuyhuynh" w:date="2024-01-05T13:12:00Z">
                    <w:rPr>
                      <w:rFonts w:ascii="Calibri" w:hAnsi="Calibri"/>
                      <w:sz w:val="20"/>
                      <w:szCs w:val="20"/>
                    </w:rPr>
                  </w:rPrChange>
                </w:rPr>
                <w:t xml:space="preserve">• If IRITECH asks you to return defective parts or products, you must do so within 7 days after you receive the replacement parts or products. IRITECH will charge you for replacement parts or products if you fail to do so. </w:t>
              </w:r>
            </w:p>
            <w:p w:rsidR="00AE77CE" w:rsidRPr="00F705A3" w:rsidRDefault="00AE77CE" w:rsidP="00AE77CE">
              <w:pPr>
                <w:pStyle w:val="Default"/>
                <w:rPr>
                  <w:rFonts w:ascii="Poppins" w:hAnsi="Poppins"/>
                  <w:sz w:val="20"/>
                  <w:szCs w:val="20"/>
                  <w:rPrChange w:id="2561" w:author="thuyhuynh" w:date="2024-01-05T13:12:00Z">
                    <w:rPr>
                      <w:rFonts w:ascii="Calibri" w:hAnsi="Calibri"/>
                      <w:sz w:val="20"/>
                      <w:szCs w:val="20"/>
                    </w:rPr>
                  </w:rPrChange>
                </w:rPr>
              </w:pPr>
            </w:p>
            <w:p w:rsidR="00AE77CE" w:rsidRPr="00F705A3" w:rsidRDefault="00AE77CE" w:rsidP="008845EF">
              <w:pPr>
                <w:pStyle w:val="Default"/>
                <w:ind w:leftChars="150" w:left="330"/>
                <w:jc w:val="both"/>
                <w:rPr>
                  <w:rFonts w:ascii="Poppins" w:eastAsiaTheme="minorEastAsia" w:hAnsi="Poppins"/>
                  <w:sz w:val="20"/>
                  <w:szCs w:val="20"/>
                  <w:rPrChange w:id="2562" w:author="thuyhuynh" w:date="2024-01-05T13:12:00Z">
                    <w:rPr>
                      <w:rFonts w:ascii="Calibri" w:eastAsiaTheme="minorEastAsia" w:hAnsi="Calibri"/>
                      <w:sz w:val="20"/>
                      <w:szCs w:val="20"/>
                    </w:rPr>
                  </w:rPrChange>
                </w:rPr>
              </w:pPr>
              <w:r w:rsidRPr="00F705A3">
                <w:rPr>
                  <w:rFonts w:ascii="Poppins" w:hAnsi="Poppins"/>
                  <w:sz w:val="20"/>
                  <w:szCs w:val="20"/>
                  <w:rPrChange w:id="2563" w:author="thuyhuynh" w:date="2024-01-05T13:12:00Z">
                    <w:rPr>
                      <w:rFonts w:ascii="Calibri" w:hAnsi="Calibri"/>
                      <w:sz w:val="20"/>
                      <w:szCs w:val="20"/>
                    </w:rPr>
                  </w:rPrChange>
                </w:rPr>
                <w:t xml:space="preserve">IT IS YOUR RESPONSIBILITY TO BACK UP THE CONTENTS OR DATA RECORDED ON THE DEVICE BEFORE SERVICES ARE PERFORMED AND REMOVE ANY DATA FROM PARTS OR PRODUCTS RETURNED TO IRITECH. It is possible that the contents recorded will be lost or reformatted in the course of service and IRITECH will not be responsible for any damage to or loss of any programs, data, or other information stored on any media or any part of any product serviced. IF DURING THE REPAIR OF THE PRODUCT THE CONTENTS OF THE DEVICE ARE ALTERED, DELETED, OR IN ANY WAY MODIFIED, IRITECH IS NOT RESPONSIBLE FOR ANY LOSS OF YOUR DATA WHATSOEVER. YOUR PRODUCT WILL BE RETURNED TO YOU CONFIGURED AS ORIGINALLY PURCHASED (SUBJECT TO AVAILABILITY OF SOFTWARE). </w:t>
              </w:r>
            </w:p>
            <w:p w:rsidR="00AE77CE" w:rsidRPr="00F705A3" w:rsidRDefault="00AE77CE" w:rsidP="008845EF">
              <w:pPr>
                <w:pStyle w:val="Default"/>
                <w:ind w:leftChars="150" w:left="330"/>
                <w:rPr>
                  <w:rFonts w:ascii="Poppins" w:hAnsi="Poppins"/>
                  <w:sz w:val="20"/>
                  <w:szCs w:val="20"/>
                  <w:rPrChange w:id="2564" w:author="thuyhuynh" w:date="2024-01-05T13:12:00Z">
                    <w:rPr>
                      <w:rFonts w:ascii="Calibri" w:hAnsi="Calibri"/>
                      <w:sz w:val="20"/>
                      <w:szCs w:val="20"/>
                    </w:rPr>
                  </w:rPrChange>
                </w:rPr>
              </w:pPr>
            </w:p>
            <w:p w:rsidR="00AE77CE" w:rsidRPr="00F705A3" w:rsidRDefault="00AE77CE" w:rsidP="007C653B">
              <w:pPr>
                <w:pStyle w:val="Default"/>
                <w:widowControl w:val="0"/>
                <w:numPr>
                  <w:ilvl w:val="0"/>
                  <w:numId w:val="6"/>
                </w:numPr>
                <w:jc w:val="both"/>
                <w:rPr>
                  <w:rFonts w:ascii="Poppins" w:hAnsi="Poppins"/>
                  <w:b/>
                  <w:bCs/>
                  <w:sz w:val="20"/>
                  <w:szCs w:val="20"/>
                  <w:rPrChange w:id="2565" w:author="thuyhuynh" w:date="2024-01-05T13:12:00Z">
                    <w:rPr>
                      <w:rFonts w:ascii="Calibri" w:hAnsi="Calibri"/>
                      <w:b/>
                      <w:bCs/>
                      <w:sz w:val="20"/>
                      <w:szCs w:val="20"/>
                    </w:rPr>
                  </w:rPrChange>
                </w:rPr>
              </w:pPr>
              <w:r w:rsidRPr="00F705A3">
                <w:rPr>
                  <w:rFonts w:ascii="Poppins" w:hAnsi="Poppins"/>
                  <w:b/>
                  <w:bCs/>
                  <w:sz w:val="20"/>
                  <w:szCs w:val="20"/>
                  <w:rPrChange w:id="2566" w:author="thuyhuynh" w:date="2024-01-05T13:12:00Z">
                    <w:rPr>
                      <w:rFonts w:ascii="Calibri" w:hAnsi="Calibri"/>
                      <w:b/>
                      <w:bCs/>
                      <w:sz w:val="20"/>
                      <w:szCs w:val="20"/>
                    </w:rPr>
                  </w:rPrChange>
                </w:rPr>
                <w:t xml:space="preserve">Implied Warranties. EXCEPT TO THE EXTENT PROHIBITED BY APPLICABLE LAW, ANY IMPLIED WARRANTY OF MERCHANTABILITY OR FITNESS FOR A PARTICULAR PURPOSE IS LIMITED IN DURATION TO THE DURATION OF THIS WARRANTY. </w:t>
              </w:r>
            </w:p>
            <w:p w:rsidR="00AE77CE" w:rsidRPr="00F705A3" w:rsidRDefault="00AE77CE" w:rsidP="00AE77CE">
              <w:pPr>
                <w:pStyle w:val="Default"/>
                <w:ind w:left="760"/>
                <w:rPr>
                  <w:rFonts w:ascii="Poppins" w:hAnsi="Poppins"/>
                  <w:sz w:val="20"/>
                  <w:szCs w:val="20"/>
                  <w:rPrChange w:id="2567" w:author="thuyhuynh" w:date="2024-01-05T13:12:00Z">
                    <w:rPr>
                      <w:rFonts w:ascii="Calibri" w:hAnsi="Calibri"/>
                      <w:sz w:val="20"/>
                      <w:szCs w:val="20"/>
                    </w:rPr>
                  </w:rPrChange>
                </w:rPr>
              </w:pPr>
            </w:p>
            <w:p w:rsidR="00AE77CE" w:rsidRPr="00F705A3" w:rsidRDefault="00AE77CE" w:rsidP="008845EF">
              <w:pPr>
                <w:pStyle w:val="Default"/>
                <w:ind w:leftChars="150" w:left="330"/>
                <w:jc w:val="both"/>
                <w:rPr>
                  <w:rFonts w:ascii="Poppins" w:hAnsi="Poppins"/>
                  <w:b/>
                  <w:bCs/>
                  <w:sz w:val="20"/>
                  <w:szCs w:val="20"/>
                  <w:rPrChange w:id="2568" w:author="thuyhuynh" w:date="2024-01-05T13:12:00Z">
                    <w:rPr>
                      <w:rFonts w:ascii="Calibri" w:hAnsi="Calibri"/>
                      <w:b/>
                      <w:bCs/>
                      <w:sz w:val="20"/>
                      <w:szCs w:val="20"/>
                    </w:rPr>
                  </w:rPrChange>
                </w:rPr>
              </w:pPr>
              <w:r w:rsidRPr="00F705A3">
                <w:rPr>
                  <w:rFonts w:ascii="Poppins" w:hAnsi="Poppins"/>
                  <w:sz w:val="20"/>
                  <w:szCs w:val="20"/>
                  <w:rPrChange w:id="2569" w:author="thuyhuynh" w:date="2024-01-05T13:12:00Z">
                    <w:rPr>
                      <w:rFonts w:ascii="Calibri" w:hAnsi="Calibri"/>
                      <w:sz w:val="20"/>
                      <w:szCs w:val="20"/>
                    </w:rPr>
                  </w:rPrChange>
                </w:rPr>
                <w:t xml:space="preserve">Commercial Purchasers: IRITECH extends the above limited warranty to purchasers of Products for industrial, commercial and business use upon the same terms and conditions and exclusions applicable to consumer purchasers. </w:t>
              </w:r>
              <w:r w:rsidRPr="00F705A3">
                <w:rPr>
                  <w:rFonts w:ascii="Poppins" w:hAnsi="Poppins"/>
                  <w:b/>
                  <w:bCs/>
                  <w:sz w:val="20"/>
                  <w:szCs w:val="20"/>
                  <w:rPrChange w:id="2570" w:author="thuyhuynh" w:date="2024-01-05T13:12:00Z">
                    <w:rPr>
                      <w:rFonts w:ascii="Calibri" w:hAnsi="Calibri"/>
                      <w:b/>
                      <w:bCs/>
                      <w:sz w:val="20"/>
                      <w:szCs w:val="20"/>
                    </w:rPr>
                  </w:rPrChange>
                </w:rPr>
                <w:t xml:space="preserve">HOWEVER, WITH RESPECT TO COMMERCIAL PURCHASERS, ALL IMPLIED WARRANTIES, INCLUDING THE IMPLIED WARRANTIES OF MERCHANTABILITY AND FITNESS FOR A PARTICULAR PURPOSE, ARE EXCLUDED AND DISCLAIMED. </w:t>
              </w:r>
            </w:p>
            <w:p w:rsidR="00AE77CE" w:rsidRPr="00F705A3" w:rsidRDefault="00AE77CE" w:rsidP="008845EF">
              <w:pPr>
                <w:pStyle w:val="Default"/>
                <w:ind w:leftChars="150" w:left="330"/>
                <w:jc w:val="both"/>
                <w:rPr>
                  <w:rFonts w:ascii="Poppins" w:hAnsi="Poppins"/>
                  <w:sz w:val="20"/>
                  <w:szCs w:val="20"/>
                  <w:rPrChange w:id="2571" w:author="thuyhuynh" w:date="2024-01-05T13:12:00Z">
                    <w:rPr>
                      <w:rFonts w:ascii="Calibri" w:hAnsi="Calibri"/>
                      <w:sz w:val="20"/>
                      <w:szCs w:val="20"/>
                    </w:rPr>
                  </w:rPrChange>
                </w:rPr>
              </w:pPr>
            </w:p>
            <w:p w:rsidR="00AE77CE" w:rsidRPr="00F705A3" w:rsidRDefault="00AE77CE" w:rsidP="007C653B">
              <w:pPr>
                <w:pStyle w:val="Default"/>
                <w:widowControl w:val="0"/>
                <w:numPr>
                  <w:ilvl w:val="0"/>
                  <w:numId w:val="6"/>
                </w:numPr>
                <w:jc w:val="both"/>
                <w:rPr>
                  <w:rFonts w:ascii="Poppins" w:hAnsi="Poppins"/>
                  <w:sz w:val="20"/>
                  <w:szCs w:val="20"/>
                  <w:rPrChange w:id="2572" w:author="thuyhuynh" w:date="2024-01-05T13:12:00Z">
                    <w:rPr>
                      <w:rFonts w:ascii="Calibri" w:hAnsi="Calibri"/>
                      <w:sz w:val="20"/>
                      <w:szCs w:val="20"/>
                    </w:rPr>
                  </w:rPrChange>
                </w:rPr>
              </w:pPr>
              <w:r w:rsidRPr="00F705A3">
                <w:rPr>
                  <w:rFonts w:ascii="Poppins" w:hAnsi="Poppins"/>
                  <w:b/>
                  <w:bCs/>
                  <w:sz w:val="20"/>
                  <w:szCs w:val="20"/>
                  <w:rPrChange w:id="2573" w:author="thuyhuynh" w:date="2024-01-05T13:12:00Z">
                    <w:rPr>
                      <w:rFonts w:ascii="Calibri" w:hAnsi="Calibri"/>
                      <w:b/>
                      <w:bCs/>
                      <w:sz w:val="20"/>
                      <w:szCs w:val="20"/>
                    </w:rPr>
                  </w:rPrChange>
                </w:rPr>
                <w:t xml:space="preserve">Limitation of Liability. IRITECH SHALL NOT BE LIABLE FOR ANY INCIDENTAL OR CONSEQUENTIAL DAMAGES FOR BREACH OF ANY EXPRESS OR IMPLIED WARRANTY. </w:t>
              </w:r>
              <w:r w:rsidRPr="00F705A3">
                <w:rPr>
                  <w:rFonts w:ascii="Poppins" w:hAnsi="Poppins"/>
                  <w:sz w:val="20"/>
                  <w:szCs w:val="20"/>
                  <w:rPrChange w:id="2574" w:author="thuyhuynh" w:date="2024-01-05T13:12:00Z">
                    <w:rPr>
                      <w:rFonts w:ascii="Calibri" w:hAnsi="Calibri"/>
                      <w:sz w:val="20"/>
                      <w:szCs w:val="20"/>
                    </w:rPr>
                  </w:rPrChange>
                </w:rPr>
                <w:t xml:space="preserve">IRITECH’S AND YOUR MAXIMUM LIABILITY TO THE OTHER IS LIMITED TO PURCHASE PRICE YOU PAID FOR PRODUCTS OR SERVICES PLUS INTEREST ALLOWED BY LAW. NEITHER YOU NOR IRITECH IS LIABLE TO THE OTHER IF YOU OR IT ARE UNABLE TO PERFORM DUE TO EVENTS YOU OR IT ARE NOT ABLE TO CONTROL, SUCH AS ACTS OF GOD OR FOR VIRUSES, PROPERTY DAMAGE, LOSS OF USE, INTERRUPTION OF BUSINESS, LOST PROFITS, LOST DATA OR OTHER CONSEQUENTIAL, PUNITIVE OR SPECIAL DAMAGES, HOWSOEVER CAUSED, WHETHER FOR BREACH OF WARRANTY, CONTRACT, TORT (INCLUDING NEGLIGENCE), STRICT LIABILITY OR OTHERWISE. </w:t>
              </w:r>
            </w:p>
            <w:p w:rsidR="00AE77CE" w:rsidRPr="00F705A3" w:rsidRDefault="00AE77CE" w:rsidP="00AE77CE">
              <w:pPr>
                <w:pStyle w:val="Default"/>
                <w:ind w:left="760"/>
                <w:rPr>
                  <w:rFonts w:ascii="Poppins" w:hAnsi="Poppins"/>
                  <w:sz w:val="20"/>
                  <w:szCs w:val="20"/>
                  <w:rPrChange w:id="2575" w:author="thuyhuynh" w:date="2024-01-05T13:12:00Z">
                    <w:rPr>
                      <w:rFonts w:ascii="Calibri" w:hAnsi="Calibri"/>
                      <w:sz w:val="20"/>
                      <w:szCs w:val="20"/>
                    </w:rPr>
                  </w:rPrChange>
                </w:rPr>
              </w:pPr>
            </w:p>
            <w:p w:rsidR="00AE77CE" w:rsidRPr="00F705A3" w:rsidRDefault="00AE77CE" w:rsidP="008845EF">
              <w:pPr>
                <w:pStyle w:val="Default"/>
                <w:ind w:leftChars="150" w:left="330"/>
                <w:jc w:val="both"/>
                <w:rPr>
                  <w:rFonts w:ascii="Poppins" w:eastAsiaTheme="minorEastAsia" w:hAnsi="Poppins"/>
                  <w:sz w:val="20"/>
                  <w:szCs w:val="20"/>
                  <w:rPrChange w:id="2576" w:author="thuyhuynh" w:date="2024-01-05T13:12:00Z">
                    <w:rPr>
                      <w:rFonts w:ascii="Calibri" w:eastAsiaTheme="minorEastAsia" w:hAnsi="Calibri"/>
                      <w:sz w:val="20"/>
                      <w:szCs w:val="20"/>
                    </w:rPr>
                  </w:rPrChange>
                </w:rPr>
              </w:pPr>
              <w:r w:rsidRPr="00F705A3">
                <w:rPr>
                  <w:rFonts w:ascii="Poppins" w:hAnsi="Poppins"/>
                  <w:sz w:val="20"/>
                  <w:szCs w:val="20"/>
                  <w:rPrChange w:id="2577" w:author="thuyhuynh" w:date="2024-01-05T13:12:00Z">
                    <w:rPr>
                      <w:rFonts w:ascii="Calibri" w:hAnsi="Calibri"/>
                      <w:sz w:val="20"/>
                      <w:szCs w:val="20"/>
                    </w:rPr>
                  </w:rPrChange>
                </w:rPr>
                <w:t xml:space="preserve">Some states or jurisdictions do not allow the exclusion or limitation of incidental or consequential damages, or allow limitations on how long an implied warranty lasts, so the above limitations may not apply to you. This Limited Warranty gives you specific legal rights and you may have other rights which vary from state to state or jurisdiction to jurisdiction. </w:t>
              </w:r>
              <w:r w:rsidR="00887615" w:rsidRPr="00F705A3">
                <w:rPr>
                  <w:rFonts w:ascii="Poppins" w:eastAsiaTheme="minorEastAsia" w:hAnsi="Poppins"/>
                  <w:sz w:val="20"/>
                  <w:szCs w:val="20"/>
                  <w:rPrChange w:id="2578" w:author="thuyhuynh" w:date="2024-01-05T13:12:00Z">
                    <w:rPr>
                      <w:rFonts w:ascii="Calibri" w:eastAsiaTheme="minorEastAsia" w:hAnsi="Calibri"/>
                      <w:sz w:val="20"/>
                      <w:szCs w:val="20"/>
                    </w:rPr>
                  </w:rPrChange>
                </w:rPr>
                <w:t xml:space="preserve"> </w:t>
              </w:r>
            </w:p>
            <w:p w:rsidR="00AE77CE" w:rsidRPr="00F705A3" w:rsidRDefault="00AE77CE" w:rsidP="00AE77CE">
              <w:pPr>
                <w:rPr>
                  <w:rFonts w:ascii="Poppins" w:hAnsi="Poppins"/>
                  <w:sz w:val="20"/>
                  <w:szCs w:val="20"/>
                  <w:lang w:eastAsia="ko-KR"/>
                  <w:rPrChange w:id="2579" w:author="thuyhuynh" w:date="2024-01-05T13:12:00Z">
                    <w:rPr>
                      <w:rFonts w:ascii="Calibri" w:hAnsi="Calibri"/>
                      <w:sz w:val="20"/>
                      <w:szCs w:val="20"/>
                      <w:lang w:eastAsia="ko-KR"/>
                    </w:rPr>
                  </w:rPrChange>
                </w:rPr>
              </w:pPr>
            </w:p>
            <w:p w:rsidR="009F1165" w:rsidRPr="00F705A3" w:rsidRDefault="009F1165" w:rsidP="00AE77CE">
              <w:pPr>
                <w:rPr>
                  <w:rFonts w:ascii="Poppins" w:hAnsi="Poppins"/>
                  <w:sz w:val="20"/>
                  <w:szCs w:val="20"/>
                  <w:lang w:eastAsia="ko-KR"/>
                  <w:rPrChange w:id="2580" w:author="thuyhuynh" w:date="2024-01-05T13:12:00Z">
                    <w:rPr>
                      <w:rFonts w:ascii="Calibri" w:hAnsi="Calibri"/>
                      <w:sz w:val="20"/>
                      <w:szCs w:val="20"/>
                      <w:lang w:eastAsia="ko-KR"/>
                    </w:rPr>
                  </w:rPrChange>
                </w:rPr>
              </w:pPr>
            </w:p>
            <w:p w:rsidR="004F1F1B" w:rsidRPr="00F705A3" w:rsidRDefault="00ED0512" w:rsidP="00994A1F">
              <w:pPr>
                <w:ind w:left="360" w:hanging="360"/>
                <w:rPr>
                  <w:rFonts w:ascii="Poppins" w:hAnsi="Poppins"/>
                  <w:b/>
                  <w:sz w:val="20"/>
                  <w:szCs w:val="20"/>
                  <w:rPrChange w:id="2581" w:author="thuyhuynh" w:date="2024-01-05T13:12:00Z">
                    <w:rPr>
                      <w:rFonts w:ascii="Calibri" w:hAnsi="Calibri"/>
                      <w:b/>
                      <w:sz w:val="20"/>
                      <w:szCs w:val="20"/>
                    </w:rPr>
                  </w:rPrChange>
                </w:rPr>
              </w:pPr>
              <w:r w:rsidRPr="00F705A3">
                <w:rPr>
                  <w:rFonts w:ascii="Poppins" w:hAnsi="Poppins"/>
                  <w:b/>
                  <w:sz w:val="20"/>
                  <w:szCs w:val="20"/>
                  <w:rPrChange w:id="2582" w:author="thuyhuynh" w:date="2024-01-05T13:12:00Z">
                    <w:rPr>
                      <w:rFonts w:ascii="Calibri" w:hAnsi="Calibri"/>
                      <w:b/>
                      <w:color w:val="0000FF" w:themeColor="hyperlink"/>
                      <w:sz w:val="20"/>
                      <w:szCs w:val="20"/>
                      <w:u w:val="single"/>
                    </w:rPr>
                  </w:rPrChange>
                </w:rPr>
                <w:t xml:space="preserve">- The end of the document - </w:t>
              </w:r>
            </w:p>
          </w:sdtContent>
        </w:sdt>
      </w:sdtContent>
    </w:sdt>
    <w:sectPr w:rsidR="004F1F1B" w:rsidRPr="00F705A3" w:rsidSect="00DD6B95">
      <w:headerReference w:type="default" r:id="rId27"/>
      <w:footerReference w:type="default" r:id="rId2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B5D4C" w:rsidRDefault="001B5D4C" w:rsidP="00AC0496">
      <w:r>
        <w:separator/>
      </w:r>
    </w:p>
  </w:endnote>
  <w:endnote w:type="continuationSeparator" w:id="0">
    <w:p w:rsidR="001B5D4C" w:rsidRDefault="001B5D4C" w:rsidP="00AC04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oppins SemiBold">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atang">
    <w:altName w:val="Arial Unicode MS"/>
    <w:panose1 w:val="02030600000101010101"/>
    <w:charset w:val="81"/>
    <w:family w:val="auto"/>
    <w:notTrueType/>
    <w:pitch w:val="fixed"/>
    <w:sig w:usb0="00000000" w:usb1="09060000" w:usb2="00000010" w:usb3="00000000" w:csb0="00080000" w:csb1="00000000"/>
  </w:font>
  <w:font w:name="Arial">
    <w:panose1 w:val="020B0604020202020204"/>
    <w:charset w:val="00"/>
    <w:family w:val="swiss"/>
    <w:pitch w:val="variable"/>
    <w:sig w:usb0="E0002EFF" w:usb1="C000785B" w:usb2="00000009" w:usb3="00000000" w:csb0="000001FF" w:csb1="00000000"/>
  </w:font>
  <w:font w:name="GulimChe">
    <w:altName w:val="굴림체"/>
    <w:panose1 w:val="020B0609000101010101"/>
    <w:charset w:val="81"/>
    <w:family w:val="modern"/>
    <w:pitch w:val="fixed"/>
    <w:sig w:usb0="B00002AF" w:usb1="69D77CFB" w:usb2="00000030" w:usb3="00000000" w:csb0="0008009F" w:csb1="00000000"/>
  </w:font>
  <w:font w:name="Gulim">
    <w:altName w:val="Arial Unicode MS"/>
    <w:panose1 w:val="020B0600000101010101"/>
    <w:charset w:val="81"/>
    <w:family w:val="roman"/>
    <w:notTrueType/>
    <w:pitch w:val="fixed"/>
    <w:sig w:usb0="00000000" w:usb1="09060000" w:usb2="00000010" w:usb3="00000000" w:csb0="00080000" w:csb1="00000000"/>
  </w:font>
  <w:font w:name="Poppins">
    <w:altName w:val="Times New Roman"/>
    <w:panose1 w:val="00000000000000000000"/>
    <w:charset w:val="00"/>
    <w:family w:val="roman"/>
    <w:notTrueType/>
    <w:pitch w:val="default"/>
  </w:font>
  <w:font w:name="Poppins Light">
    <w:altName w:val="Times New Roman"/>
    <w:panose1 w:val="00000000000000000000"/>
    <w:charset w:val="00"/>
    <w:family w:val="roman"/>
    <w:notTrueType/>
    <w:pitch w:val="default"/>
  </w:font>
  <w:font w:name="Poppins Medium">
    <w:altName w:val="Times New Roman"/>
    <w:panose1 w:val="00000000000000000000"/>
    <w:charset w:val="00"/>
    <w:family w:val="roman"/>
    <w:notTrueType/>
    <w:pitch w:val="default"/>
  </w:font>
  <w:font w:name="Myriad-Roman">
    <w:altName w:val="Malgun Gothic"/>
    <w:panose1 w:val="00000000000000000000"/>
    <w:charset w:val="81"/>
    <w:family w:val="swiss"/>
    <w:notTrueType/>
    <w:pitch w:val="default"/>
    <w:sig w:usb0="00000000" w:usb1="09060000" w:usb2="00000010" w:usb3="00000000" w:csb0="00080000" w:csb1="00000000"/>
  </w:font>
  <w:font w:name="Arial-BoldMT">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ustomXmlInsRangeStart w:id="2600" w:author="thuyhuynh" w:date="2024-01-05T13:09:00Z"/>
  <w:sdt>
    <w:sdtPr>
      <w:id w:val="1320160671"/>
      <w:docPartObj>
        <w:docPartGallery w:val="Page Numbers (Bottom of Page)"/>
        <w:docPartUnique/>
      </w:docPartObj>
    </w:sdtPr>
    <w:sdtEndPr>
      <w:rPr>
        <w:rFonts w:ascii="Poppins Light" w:hAnsi="Poppins Light"/>
        <w:noProof/>
        <w:sz w:val="14"/>
        <w:szCs w:val="14"/>
      </w:rPr>
    </w:sdtEndPr>
    <w:sdtContent>
      <w:customXmlInsRangeEnd w:id="2600"/>
      <w:p w:rsidR="0023251D" w:rsidRPr="00F705A3" w:rsidRDefault="0023251D">
        <w:pPr>
          <w:pStyle w:val="Footer"/>
          <w:jc w:val="center"/>
          <w:rPr>
            <w:ins w:id="2601" w:author="thuyhuynh" w:date="2024-01-05T13:09:00Z"/>
            <w:rFonts w:ascii="Poppins Light" w:hAnsi="Poppins Light"/>
            <w:sz w:val="14"/>
            <w:szCs w:val="14"/>
            <w:rPrChange w:id="2602" w:author="thuyhuynh" w:date="2024-01-05T13:11:00Z">
              <w:rPr>
                <w:ins w:id="2603" w:author="thuyhuynh" w:date="2024-01-05T13:09:00Z"/>
              </w:rPr>
            </w:rPrChange>
          </w:rPr>
        </w:pPr>
        <w:ins w:id="2604" w:author="thuyhuynh" w:date="2024-01-05T13:09:00Z">
          <w:r w:rsidRPr="00F705A3">
            <w:rPr>
              <w:rFonts w:ascii="Poppins Light" w:hAnsi="Poppins Light"/>
              <w:sz w:val="14"/>
              <w:szCs w:val="14"/>
              <w:rPrChange w:id="2605" w:author="thuyhuynh" w:date="2024-01-05T13:11:00Z">
                <w:rPr>
                  <w:noProof/>
                </w:rPr>
              </w:rPrChange>
            </w:rPr>
            <w:fldChar w:fldCharType="begin"/>
          </w:r>
          <w:r w:rsidRPr="00F705A3">
            <w:rPr>
              <w:rFonts w:ascii="Poppins Light" w:hAnsi="Poppins Light"/>
              <w:sz w:val="14"/>
              <w:szCs w:val="14"/>
              <w:rPrChange w:id="2606" w:author="thuyhuynh" w:date="2024-01-05T13:11:00Z">
                <w:rPr/>
              </w:rPrChange>
            </w:rPr>
            <w:instrText xml:space="preserve"> PAGE   \* MERGEFORMAT </w:instrText>
          </w:r>
          <w:r w:rsidRPr="00F705A3">
            <w:rPr>
              <w:rFonts w:ascii="Poppins Light" w:hAnsi="Poppins Light"/>
              <w:sz w:val="14"/>
              <w:szCs w:val="14"/>
              <w:rPrChange w:id="2607" w:author="thuyhuynh" w:date="2024-01-05T13:11:00Z">
                <w:rPr>
                  <w:noProof/>
                </w:rPr>
              </w:rPrChange>
            </w:rPr>
            <w:fldChar w:fldCharType="separate"/>
          </w:r>
        </w:ins>
        <w:r w:rsidR="008B06F4">
          <w:rPr>
            <w:rFonts w:ascii="Poppins Light" w:hAnsi="Poppins Light" w:hint="eastAsia"/>
            <w:noProof/>
            <w:sz w:val="14"/>
            <w:szCs w:val="14"/>
          </w:rPr>
          <w:t>1</w:t>
        </w:r>
        <w:ins w:id="2608" w:author="thuyhuynh" w:date="2024-01-05T13:09:00Z">
          <w:r w:rsidRPr="00F705A3">
            <w:rPr>
              <w:rFonts w:ascii="Poppins Light" w:hAnsi="Poppins Light"/>
              <w:noProof/>
              <w:sz w:val="14"/>
              <w:szCs w:val="14"/>
              <w:rPrChange w:id="2609" w:author="thuyhuynh" w:date="2024-01-05T13:11:00Z">
                <w:rPr>
                  <w:noProof/>
                </w:rPr>
              </w:rPrChange>
            </w:rPr>
            <w:fldChar w:fldCharType="end"/>
          </w:r>
        </w:ins>
      </w:p>
      <w:customXmlInsRangeStart w:id="2610" w:author="thuyhuynh" w:date="2024-01-05T13:09:00Z"/>
    </w:sdtContent>
  </w:sdt>
  <w:customXmlInsRangeEnd w:id="2610"/>
  <w:p w:rsidR="0023251D" w:rsidRPr="00F705A3" w:rsidRDefault="0023251D">
    <w:pPr>
      <w:pStyle w:val="Footer"/>
      <w:rPr>
        <w:rFonts w:ascii="Poppins Light" w:hAnsi="Poppins Light"/>
        <w:sz w:val="14"/>
        <w:szCs w:val="14"/>
        <w:rPrChange w:id="2611" w:author="thuyhuynh" w:date="2024-01-05T13:10:00Z">
          <w:rPr/>
        </w:rPrChange>
      </w:rPr>
    </w:pPr>
    <w:ins w:id="2612" w:author="thuyhuynh" w:date="2024-01-05T13:10:00Z">
      <w:r>
        <w:rPr>
          <w:rFonts w:ascii="Poppins Light" w:hAnsi="Poppins Light"/>
          <w:sz w:val="14"/>
          <w:szCs w:val="14"/>
        </w:rPr>
        <w:t xml:space="preserve">    </w:t>
      </w:r>
      <w:r w:rsidRPr="00F705A3">
        <w:rPr>
          <w:rFonts w:ascii="Poppins Light" w:hAnsi="Poppins Light"/>
          <w:sz w:val="14"/>
          <w:szCs w:val="14"/>
          <w:rPrChange w:id="2613" w:author="thuyhuynh" w:date="2024-01-05T13:10:00Z">
            <w:rPr/>
          </w:rPrChange>
        </w:rPr>
        <w:t xml:space="preserve">HW </w:t>
      </w:r>
      <w:proofErr w:type="spellStart"/>
      <w:r w:rsidRPr="00F705A3">
        <w:rPr>
          <w:rFonts w:ascii="Poppins Light" w:hAnsi="Poppins Light"/>
          <w:sz w:val="14"/>
          <w:szCs w:val="14"/>
          <w:rPrChange w:id="2614" w:author="thuyhuynh" w:date="2024-01-05T13:10:00Z">
            <w:rPr/>
          </w:rPrChange>
        </w:rPr>
        <w:t>Developers’s</w:t>
      </w:r>
      <w:proofErr w:type="spellEnd"/>
      <w:r w:rsidRPr="00F705A3">
        <w:rPr>
          <w:rFonts w:ascii="Poppins Light" w:hAnsi="Poppins Light"/>
          <w:sz w:val="14"/>
          <w:szCs w:val="14"/>
          <w:rPrChange w:id="2615" w:author="thuyhuynh" w:date="2024-01-05T13:10:00Z">
            <w:rPr/>
          </w:rPrChange>
        </w:rPr>
        <w:t xml:space="preserve"> Manual                                                                                  </w:t>
      </w:r>
      <w:r>
        <w:rPr>
          <w:rFonts w:ascii="Poppins Light" w:hAnsi="Poppins Light"/>
          <w:sz w:val="14"/>
          <w:szCs w:val="14"/>
        </w:rPr>
        <w:t xml:space="preserve">                                                                                   </w:t>
      </w:r>
      <w:r>
        <w:rPr>
          <w:rFonts w:ascii="Poppins Light" w:hAnsi="Poppins Light" w:hint="eastAsia"/>
          <w:sz w:val="14"/>
          <w:szCs w:val="14"/>
        </w:rPr>
        <w:t xml:space="preserve">  </w:t>
      </w:r>
      <w:r w:rsidRPr="00F705A3">
        <w:rPr>
          <w:rFonts w:ascii="Poppins Light" w:hAnsi="Poppins Light"/>
          <w:sz w:val="14"/>
          <w:szCs w:val="14"/>
          <w:rPrChange w:id="2616" w:author="thuyhuynh" w:date="2024-01-05T13:10:00Z">
            <w:rPr/>
          </w:rPrChange>
        </w:rPr>
        <w:t xml:space="preserve">© 2023 </w:t>
      </w:r>
      <w:proofErr w:type="spellStart"/>
      <w:r w:rsidRPr="00F705A3">
        <w:rPr>
          <w:rFonts w:ascii="Poppins Light" w:hAnsi="Poppins Light"/>
          <w:sz w:val="14"/>
          <w:szCs w:val="14"/>
          <w:rPrChange w:id="2617" w:author="thuyhuynh" w:date="2024-01-05T13:10:00Z">
            <w:rPr/>
          </w:rPrChange>
        </w:rPr>
        <w:t>IriTech</w:t>
      </w:r>
      <w:proofErr w:type="spellEnd"/>
      <w:r w:rsidRPr="00F705A3">
        <w:rPr>
          <w:rFonts w:ascii="Poppins Light" w:hAnsi="Poppins Light"/>
          <w:sz w:val="14"/>
          <w:szCs w:val="14"/>
          <w:rPrChange w:id="2618" w:author="thuyhuynh" w:date="2024-01-05T13:10:00Z">
            <w:rPr/>
          </w:rPrChange>
        </w:rPr>
        <w:t>, Inc. All rights</w:t>
      </w:r>
    </w:ins>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B5D4C" w:rsidRDefault="001B5D4C" w:rsidP="00AC0496">
      <w:r>
        <w:separator/>
      </w:r>
    </w:p>
  </w:footnote>
  <w:footnote w:type="continuationSeparator" w:id="0">
    <w:p w:rsidR="001B5D4C" w:rsidRDefault="001B5D4C" w:rsidP="00AC049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251D" w:rsidRDefault="0023251D">
    <w:pPr>
      <w:pStyle w:val="Header"/>
      <w:rPr>
        <w:lang w:eastAsia="ko-KR"/>
      </w:rPr>
    </w:pPr>
    <w:r>
      <w:rPr>
        <w:noProof/>
      </w:rPr>
      <mc:AlternateContent>
        <mc:Choice Requires="wps">
          <w:drawing>
            <wp:anchor distT="0" distB="0" distL="114300" distR="114300" simplePos="0" relativeHeight="251660288" behindDoc="0" locked="0" layoutInCell="1" allowOverlap="1" wp14:anchorId="45EFAA89" wp14:editId="166E3418">
              <wp:simplePos x="0" y="0"/>
              <wp:positionH relativeFrom="column">
                <wp:posOffset>474345</wp:posOffset>
              </wp:positionH>
              <wp:positionV relativeFrom="paragraph">
                <wp:posOffset>-120650</wp:posOffset>
              </wp:positionV>
              <wp:extent cx="5003165" cy="31178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3165" cy="311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251D" w:rsidRPr="006D3F2F" w:rsidRDefault="0023251D" w:rsidP="00E0189B">
                          <w:pPr>
                            <w:jc w:val="center"/>
                            <w:rPr>
                              <w:b/>
                              <w:color w:val="FFFFFF" w:themeColor="background1"/>
                            </w:rPr>
                          </w:pPr>
                          <w:del w:id="2583" w:author="조준영" w:date="2021-05-10T15:55:00Z">
                            <w:r w:rsidRPr="006D3F2F" w:rsidDel="00540DBC">
                              <w:rPr>
                                <w:rFonts w:hint="eastAsia"/>
                                <w:b/>
                                <w:color w:val="FFFFFF" w:themeColor="background1"/>
                                <w:lang w:eastAsia="ko-KR"/>
                              </w:rPr>
                              <w:delText>IriShield</w:delText>
                            </w:r>
                          </w:del>
                          <w:ins w:id="2584" w:author="조준영" w:date="2021-05-10T15:55:00Z">
                            <w:r w:rsidRPr="006D3F2F">
                              <w:rPr>
                                <w:b/>
                                <w:color w:val="FFFFFF" w:themeColor="background1"/>
                                <w:lang w:eastAsia="ko-KR"/>
                              </w:rPr>
                              <w:t>Iri</w:t>
                            </w:r>
                          </w:ins>
                          <w:ins w:id="2585" w:author="thuyhuynh" w:date="2024-01-05T12:52:00Z">
                            <w:r w:rsidRPr="006D3F2F">
                              <w:rPr>
                                <w:b/>
                                <w:color w:val="FFFFFF" w:themeColor="background1"/>
                                <w:lang w:eastAsia="ko-KR"/>
                                <w:rPrChange w:id="2586" w:author="thuyhuynh" w:date="2024-01-05T12:53:00Z">
                                  <w:rPr>
                                    <w:b/>
                                    <w:color w:val="FF0000"/>
                                    <w:lang w:eastAsia="ko-KR"/>
                                  </w:rPr>
                                </w:rPrChange>
                              </w:rPr>
                              <w:t>Envoy</w:t>
                            </w:r>
                          </w:ins>
                          <w:ins w:id="2587" w:author="조준영" w:date="2021-05-10T15:55:00Z">
                            <w:del w:id="2588" w:author="thuyhuynh" w:date="2024-01-05T12:52:00Z">
                              <w:r w:rsidRPr="006D3F2F" w:rsidDel="006D3F2F">
                                <w:rPr>
                                  <w:b/>
                                  <w:color w:val="FFFFFF" w:themeColor="background1"/>
                                  <w:lang w:eastAsia="ko-KR"/>
                                </w:rPr>
                                <w:delText>Sentinel</w:delText>
                              </w:r>
                            </w:del>
                          </w:ins>
                          <w:del w:id="2589" w:author="thuyhuynh" w:date="2024-01-05T12:52:00Z">
                            <w:r w:rsidRPr="006D3F2F" w:rsidDel="006D3F2F">
                              <w:rPr>
                                <w:b/>
                                <w:color w:val="FFFFFF" w:themeColor="background1"/>
                                <w:vertAlign w:val="superscript"/>
                                <w:lang w:eastAsia="ko-KR"/>
                              </w:rPr>
                              <w:delText>TM</w:delText>
                            </w:r>
                          </w:del>
                          <w:ins w:id="2590" w:author="조준영" w:date="2021-05-11T16:25:00Z">
                            <w:del w:id="2591" w:author="thuyhuynh" w:date="2024-01-05T12:52:00Z">
                              <w:r w:rsidRPr="006D3F2F" w:rsidDel="006D3F2F">
                                <w:rPr>
                                  <w:b/>
                                  <w:color w:val="FFFFFF" w:themeColor="background1"/>
                                  <w:lang w:eastAsia="ko-KR"/>
                                </w:rPr>
                                <w:delText>-</w:delText>
                              </w:r>
                            </w:del>
                          </w:ins>
                          <w:ins w:id="2592" w:author="thuyhuynh" w:date="2024-01-05T12:52:00Z">
                            <w:r w:rsidRPr="006D3F2F">
                              <w:rPr>
                                <w:b/>
                                <w:color w:val="FFFFFF" w:themeColor="background1"/>
                                <w:lang w:eastAsia="ko-KR"/>
                                <w:rPrChange w:id="2593" w:author="thuyhuynh" w:date="2024-01-05T12:53:00Z">
                                  <w:rPr>
                                    <w:b/>
                                    <w:color w:val="FF0000"/>
                                    <w:lang w:eastAsia="ko-KR"/>
                                  </w:rPr>
                                </w:rPrChange>
                              </w:rPr>
                              <w:t>-MK</w:t>
                            </w:r>
                          </w:ins>
                          <w:ins w:id="2594" w:author="조준영" w:date="2021-05-11T16:25:00Z">
                            <w:del w:id="2595" w:author="thuyhuynh" w:date="2024-01-05T12:52:00Z">
                              <w:r w:rsidRPr="006D3F2F" w:rsidDel="006D3F2F">
                                <w:rPr>
                                  <w:b/>
                                  <w:color w:val="FFFFFF" w:themeColor="background1"/>
                                  <w:lang w:eastAsia="ko-KR"/>
                                </w:rPr>
                                <w:delText>UF15</w:delText>
                              </w:r>
                            </w:del>
                          </w:ins>
                          <w:del w:id="2596" w:author="조준영" w:date="2021-05-10T15:55:00Z">
                            <w:r w:rsidRPr="006D3F2F" w:rsidDel="00540DBC">
                              <w:rPr>
                                <w:b/>
                                <w:color w:val="FFFFFF" w:themeColor="background1"/>
                                <w:lang w:eastAsia="ko-KR"/>
                              </w:rPr>
                              <w:delText>-USB MK 2120U</w:delText>
                            </w:r>
                          </w:del>
                          <w:ins w:id="2597" w:author="Windows User" w:date="2018-02-06T15:28:00Z">
                            <w:del w:id="2598" w:author="조준영" w:date="2021-05-10T15:55:00Z">
                              <w:r w:rsidRPr="006D3F2F" w:rsidDel="00540DBC">
                                <w:rPr>
                                  <w:b/>
                                  <w:color w:val="FFFFFF" w:themeColor="background1"/>
                                  <w:lang w:eastAsia="ko-KR"/>
                                </w:rPr>
                                <w:delText>L</w:delText>
                              </w:r>
                            </w:del>
                          </w:ins>
                          <w:r w:rsidRPr="006D3F2F">
                            <w:rPr>
                              <w:b/>
                              <w:color w:val="FFFFFF" w:themeColor="background1"/>
                              <w:lang w:eastAsia="ko-KR"/>
                            </w:rPr>
                            <w:t xml:space="preserve"> - HW Develo</w:t>
                          </w:r>
                          <w:r w:rsidRPr="006D3F2F">
                            <w:rPr>
                              <w:b/>
                              <w:color w:val="FFFFFF" w:themeColor="background1"/>
                            </w:rPr>
                            <w:t>per</w:t>
                          </w:r>
                          <w:r w:rsidRPr="006D3F2F">
                            <w:rPr>
                              <w:b/>
                              <w:color w:val="FFFFFF" w:themeColor="background1"/>
                              <w:lang w:eastAsia="ko-KR"/>
                            </w:rPr>
                            <w:t>’s</w:t>
                          </w:r>
                          <w:r w:rsidRPr="006D3F2F">
                            <w:rPr>
                              <w:b/>
                              <w:color w:val="FFFFFF" w:themeColor="background1"/>
                            </w:rPr>
                            <w:t xml:space="preserve"> Manual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34" type="#_x0000_t202" style="position:absolute;margin-left:37.35pt;margin-top:-9.5pt;width:393.95pt;height:24.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" filled="f" stroked="f">
              <v:textbox>
                <w:txbxContent>
                  <w:p w:rsidR="006D3F2F" w:rsidRPr="006D3F2F" w:rsidRDefault="006D3F2F" w:rsidP="00E0189B">
                    <w:pPr>
                      <w:jc w:val="center"/>
                      <w:rPr>
                        <w:b/>
                        <w:color w:val="FFFFFF" w:themeColor="background1"/>
                        <w:rPrChange w:id="2690" w:author="thuyhuynh" w:date="2024-01-05T12:53:00Z">
                          <w:rPr>
                            <w:b/>
                            <w:color w:val="FFFFFF" w:themeColor="background1"/>
                          </w:rPr>
                        </w:rPrChange>
                      </w:rPr>
                    </w:pPr>
                    <w:del w:id="2691" w:author="조준영" w:date="2021-05-10T15:55:00Z">
                      <w:r w:rsidRPr="006D3F2F" w:rsidDel="00540DBC">
                        <w:rPr>
                          <w:rFonts w:hint="eastAsia"/>
                          <w:b/>
                          <w:color w:val="FFFFFF" w:themeColor="background1"/>
                          <w:lang w:eastAsia="ko-KR"/>
                        </w:rPr>
                        <w:delText>IriShield</w:delText>
                      </w:r>
                    </w:del>
                    <w:ins w:id="2692" w:author="조준영" w:date="2021-05-10T15:55:00Z">
                      <w:r w:rsidRPr="006D3F2F">
                        <w:rPr>
                          <w:rFonts w:hint="eastAsia"/>
                          <w:b/>
                          <w:color w:val="FFFFFF" w:themeColor="background1"/>
                          <w:lang w:eastAsia="ko-KR"/>
                          <w:rPrChange w:id="2693" w:author="thuyhuynh" w:date="2024-01-05T12:53:00Z">
                            <w:rPr>
                              <w:rFonts w:hint="eastAsia"/>
                              <w:b/>
                              <w:color w:val="FFFFFF" w:themeColor="background1"/>
                              <w:lang w:eastAsia="ko-KR"/>
                            </w:rPr>
                          </w:rPrChange>
                        </w:rPr>
                        <w:t>Iri</w:t>
                      </w:r>
                    </w:ins>
                    <w:ins w:id="2694" w:author="thuyhuynh" w:date="2024-01-05T12:52:00Z">
                      <w:r w:rsidRPr="006D3F2F">
                        <w:rPr>
                          <w:b/>
                          <w:color w:val="FFFFFF" w:themeColor="background1"/>
                          <w:lang w:eastAsia="ko-KR"/>
                          <w:rPrChange w:id="2695" w:author="thuyhuynh" w:date="2024-01-05T12:53:00Z">
                            <w:rPr>
                              <w:b/>
                              <w:color w:val="FF0000"/>
                              <w:lang w:eastAsia="ko-KR"/>
                            </w:rPr>
                          </w:rPrChange>
                        </w:rPr>
                        <w:t>Envoy</w:t>
                      </w:r>
                    </w:ins>
                    <w:ins w:id="2696" w:author="조준영" w:date="2021-05-10T15:55:00Z">
                      <w:del w:id="2697" w:author="thuyhuynh" w:date="2024-01-05T12:52:00Z">
                        <w:r w:rsidRPr="006D3F2F" w:rsidDel="006D3F2F">
                          <w:rPr>
                            <w:rFonts w:hint="eastAsia"/>
                            <w:b/>
                            <w:color w:val="FFFFFF" w:themeColor="background1"/>
                            <w:lang w:eastAsia="ko-KR"/>
                            <w:rPrChange w:id="2698" w:author="thuyhuynh" w:date="2024-01-05T12:53:00Z">
                              <w:rPr>
                                <w:rFonts w:hint="eastAsia"/>
                                <w:b/>
                                <w:color w:val="FFFFFF" w:themeColor="background1"/>
                                <w:lang w:eastAsia="ko-KR"/>
                              </w:rPr>
                            </w:rPrChange>
                          </w:rPr>
                          <w:delText>Sentinel</w:delText>
                        </w:r>
                      </w:del>
                    </w:ins>
                    <w:del w:id="2699" w:author="thuyhuynh" w:date="2024-01-05T12:52:00Z">
                      <w:r w:rsidRPr="006D3F2F" w:rsidDel="006D3F2F">
                        <w:rPr>
                          <w:rFonts w:hint="eastAsia"/>
                          <w:b/>
                          <w:color w:val="FFFFFF" w:themeColor="background1"/>
                          <w:vertAlign w:val="superscript"/>
                          <w:lang w:eastAsia="ko-KR"/>
                          <w:rPrChange w:id="2700" w:author="thuyhuynh" w:date="2024-01-05T12:53:00Z">
                            <w:rPr>
                              <w:rFonts w:hint="eastAsia"/>
                              <w:b/>
                              <w:color w:val="FFFFFF" w:themeColor="background1"/>
                              <w:vertAlign w:val="superscript"/>
                              <w:lang w:eastAsia="ko-KR"/>
                            </w:rPr>
                          </w:rPrChange>
                        </w:rPr>
                        <w:delText>TM</w:delText>
                      </w:r>
                    </w:del>
                    <w:ins w:id="2701" w:author="조준영" w:date="2021-05-11T16:25:00Z">
                      <w:del w:id="2702" w:author="thuyhuynh" w:date="2024-01-05T12:52:00Z">
                        <w:r w:rsidRPr="006D3F2F" w:rsidDel="006D3F2F">
                          <w:rPr>
                            <w:rFonts w:hint="eastAsia"/>
                            <w:b/>
                            <w:color w:val="FFFFFF" w:themeColor="background1"/>
                            <w:lang w:eastAsia="ko-KR"/>
                            <w:rPrChange w:id="2703" w:author="thuyhuynh" w:date="2024-01-05T12:53:00Z">
                              <w:rPr>
                                <w:rFonts w:hint="eastAsia"/>
                                <w:b/>
                                <w:color w:val="FFFFFF" w:themeColor="background1"/>
                                <w:lang w:eastAsia="ko-KR"/>
                              </w:rPr>
                            </w:rPrChange>
                          </w:rPr>
                          <w:delText>-</w:delText>
                        </w:r>
                      </w:del>
                    </w:ins>
                    <w:ins w:id="2704" w:author="thuyhuynh" w:date="2024-01-05T12:52:00Z">
                      <w:r w:rsidRPr="006D3F2F">
                        <w:rPr>
                          <w:b/>
                          <w:color w:val="FFFFFF" w:themeColor="background1"/>
                          <w:lang w:eastAsia="ko-KR"/>
                          <w:rPrChange w:id="2705" w:author="thuyhuynh" w:date="2024-01-05T12:53:00Z">
                            <w:rPr>
                              <w:b/>
                              <w:color w:val="FF0000"/>
                              <w:lang w:eastAsia="ko-KR"/>
                            </w:rPr>
                          </w:rPrChange>
                        </w:rPr>
                        <w:t>-MK</w:t>
                      </w:r>
                    </w:ins>
                    <w:ins w:id="2706" w:author="조준영" w:date="2021-05-11T16:25:00Z">
                      <w:del w:id="2707" w:author="thuyhuynh" w:date="2024-01-05T12:52:00Z">
                        <w:r w:rsidRPr="006D3F2F" w:rsidDel="006D3F2F">
                          <w:rPr>
                            <w:rFonts w:hint="eastAsia"/>
                            <w:b/>
                            <w:color w:val="FFFFFF" w:themeColor="background1"/>
                            <w:lang w:eastAsia="ko-KR"/>
                            <w:rPrChange w:id="2708" w:author="thuyhuynh" w:date="2024-01-05T12:53:00Z">
                              <w:rPr>
                                <w:rFonts w:hint="eastAsia"/>
                                <w:b/>
                                <w:color w:val="FFFFFF" w:themeColor="background1"/>
                                <w:lang w:eastAsia="ko-KR"/>
                              </w:rPr>
                            </w:rPrChange>
                          </w:rPr>
                          <w:delText>UF15</w:delText>
                        </w:r>
                      </w:del>
                    </w:ins>
                    <w:del w:id="2709" w:author="조준영" w:date="2021-05-10T15:55:00Z">
                      <w:r w:rsidRPr="006D3F2F" w:rsidDel="00540DBC">
                        <w:rPr>
                          <w:rFonts w:hint="eastAsia"/>
                          <w:b/>
                          <w:color w:val="FFFFFF" w:themeColor="background1"/>
                          <w:lang w:eastAsia="ko-KR"/>
                          <w:rPrChange w:id="2710" w:author="thuyhuynh" w:date="2024-01-05T12:53:00Z">
                            <w:rPr>
                              <w:rFonts w:hint="eastAsia"/>
                              <w:b/>
                              <w:color w:val="FFFFFF" w:themeColor="background1"/>
                              <w:lang w:eastAsia="ko-KR"/>
                            </w:rPr>
                          </w:rPrChange>
                        </w:rPr>
                        <w:delText>-USB MK 2120U</w:delText>
                      </w:r>
                    </w:del>
                    <w:ins w:id="2711" w:author="Windows User" w:date="2018-02-06T15:28:00Z">
                      <w:del w:id="2712" w:author="조준영" w:date="2021-05-10T15:55:00Z">
                        <w:r w:rsidRPr="006D3F2F" w:rsidDel="00540DBC">
                          <w:rPr>
                            <w:b/>
                            <w:color w:val="FFFFFF" w:themeColor="background1"/>
                            <w:lang w:eastAsia="ko-KR"/>
                            <w:rPrChange w:id="2713" w:author="thuyhuynh" w:date="2024-01-05T12:53:00Z">
                              <w:rPr>
                                <w:b/>
                                <w:color w:val="FFFFFF" w:themeColor="background1"/>
                                <w:lang w:eastAsia="ko-KR"/>
                              </w:rPr>
                            </w:rPrChange>
                          </w:rPr>
                          <w:delText>L</w:delText>
                        </w:r>
                      </w:del>
                    </w:ins>
                    <w:r w:rsidRPr="006D3F2F">
                      <w:rPr>
                        <w:rFonts w:hint="eastAsia"/>
                        <w:b/>
                        <w:color w:val="FFFFFF" w:themeColor="background1"/>
                        <w:lang w:eastAsia="ko-KR"/>
                        <w:rPrChange w:id="2714" w:author="thuyhuynh" w:date="2024-01-05T12:53:00Z">
                          <w:rPr>
                            <w:rFonts w:hint="eastAsia"/>
                            <w:b/>
                            <w:color w:val="FFFFFF" w:themeColor="background1"/>
                            <w:lang w:eastAsia="ko-KR"/>
                          </w:rPr>
                        </w:rPrChange>
                      </w:rPr>
                      <w:t xml:space="preserve"> - HW Develo</w:t>
                    </w:r>
                    <w:r w:rsidRPr="006D3F2F">
                      <w:rPr>
                        <w:b/>
                        <w:color w:val="FFFFFF" w:themeColor="background1"/>
                        <w:rPrChange w:id="2715" w:author="thuyhuynh" w:date="2024-01-05T12:53:00Z">
                          <w:rPr>
                            <w:b/>
                            <w:color w:val="FFFFFF" w:themeColor="background1"/>
                          </w:rPr>
                        </w:rPrChange>
                      </w:rPr>
                      <w:t>per</w:t>
                    </w:r>
                    <w:r w:rsidRPr="006D3F2F">
                      <w:rPr>
                        <w:b/>
                        <w:color w:val="FFFFFF" w:themeColor="background1"/>
                        <w:lang w:eastAsia="ko-KR"/>
                        <w:rPrChange w:id="2716" w:author="thuyhuynh" w:date="2024-01-05T12:53:00Z">
                          <w:rPr>
                            <w:b/>
                            <w:color w:val="FFFFFF" w:themeColor="background1"/>
                            <w:lang w:eastAsia="ko-KR"/>
                          </w:rPr>
                        </w:rPrChange>
                      </w:rPr>
                      <w:t>’</w:t>
                    </w:r>
                    <w:r w:rsidRPr="006D3F2F">
                      <w:rPr>
                        <w:rFonts w:hint="eastAsia"/>
                        <w:b/>
                        <w:color w:val="FFFFFF" w:themeColor="background1"/>
                        <w:lang w:eastAsia="ko-KR"/>
                        <w:rPrChange w:id="2717" w:author="thuyhuynh" w:date="2024-01-05T12:53:00Z">
                          <w:rPr>
                            <w:rFonts w:hint="eastAsia"/>
                            <w:b/>
                            <w:color w:val="FFFFFF" w:themeColor="background1"/>
                            <w:lang w:eastAsia="ko-KR"/>
                          </w:rPr>
                        </w:rPrChange>
                      </w:rPr>
                      <w:t>s</w:t>
                    </w:r>
                    <w:r w:rsidRPr="006D3F2F">
                      <w:rPr>
                        <w:b/>
                        <w:color w:val="FFFFFF" w:themeColor="background1"/>
                        <w:rPrChange w:id="2718" w:author="thuyhuynh" w:date="2024-01-05T12:53:00Z">
                          <w:rPr>
                            <w:b/>
                            <w:color w:val="FFFFFF" w:themeColor="background1"/>
                          </w:rPr>
                        </w:rPrChange>
                      </w:rPr>
                      <w:t xml:space="preserve"> Manual</w:t>
                    </w:r>
                  </w:p>
                </w:txbxContent>
              </v:textbox>
            </v:shape>
          </w:pict>
        </mc:Fallback>
      </mc:AlternateContent>
    </w:r>
    <w:del w:id="2599" w:author="thuyhuynh" w:date="2024-01-05T12:52:00Z">
      <w:r w:rsidDel="006D3F2F">
        <w:rPr>
          <w:noProof/>
        </w:rPr>
        <w:drawing>
          <wp:inline distT="0" distB="0" distL="0" distR="0" wp14:anchorId="1CD14CE5" wp14:editId="247FAE4E">
            <wp:extent cx="5936615" cy="333934"/>
            <wp:effectExtent l="0" t="0" r="0" b="9525"/>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istrator\Desktop\IriTech\Support Documentation\Header.jpg"/>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5936615" cy="333934"/>
                    </a:xfrm>
                    <a:prstGeom prst="rect">
                      <a:avLst/>
                    </a:prstGeom>
                    <a:noFill/>
                    <a:ln w="9525">
                      <a:noFill/>
                      <a:miter lim="800000"/>
                      <a:headEnd/>
                      <a:tailEnd/>
                    </a:ln>
                  </pic:spPr>
                </pic:pic>
              </a:graphicData>
            </a:graphic>
          </wp:inline>
        </w:drawing>
      </w:r>
    </w:del>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singleLevel"/>
    <w:tmpl w:val="30929BFE"/>
    <w:name w:val="WW8Num2"/>
    <w:lvl w:ilvl="0">
      <w:start w:val="1"/>
      <w:numFmt w:val="decimal"/>
      <w:lvlText w:val="(%1)"/>
      <w:lvlJc w:val="left"/>
      <w:pPr>
        <w:tabs>
          <w:tab w:val="num" w:pos="2345"/>
        </w:tabs>
        <w:ind w:left="2345" w:hanging="360"/>
      </w:pPr>
      <w:rPr>
        <w:rFonts w:cs="Times New Roman"/>
        <w:color w:val="auto"/>
      </w:rPr>
    </w:lvl>
  </w:abstractNum>
  <w:abstractNum w:abstractNumId="1">
    <w:nsid w:val="002C56F5"/>
    <w:multiLevelType w:val="multilevel"/>
    <w:tmpl w:val="6852937C"/>
    <w:lvl w:ilvl="0">
      <w:start w:val="1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01EB492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nsid w:val="02633C6F"/>
    <w:multiLevelType w:val="multilevel"/>
    <w:tmpl w:val="83C46800"/>
    <w:numStyleLink w:val="18"/>
  </w:abstractNum>
  <w:abstractNum w:abstractNumId="4">
    <w:nsid w:val="063C64E5"/>
    <w:multiLevelType w:val="hybridMultilevel"/>
    <w:tmpl w:val="0B38DFE2"/>
    <w:lvl w:ilvl="0" w:tplc="02C24854">
      <w:numFmt w:val="bullet"/>
      <w:lvlText w:val="-"/>
      <w:lvlJc w:val="left"/>
      <w:pPr>
        <w:ind w:left="1080" w:hanging="360"/>
      </w:pPr>
      <w:rPr>
        <w:rFonts w:ascii="Calibri" w:eastAsiaTheme="minorEastAsia"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B880ABB"/>
    <w:multiLevelType w:val="hybridMultilevel"/>
    <w:tmpl w:val="D05E2C9C"/>
    <w:lvl w:ilvl="0" w:tplc="04090011">
      <w:start w:val="1"/>
      <w:numFmt w:val="decimalEnclosedCircle"/>
      <w:lvlText w:val="%1"/>
      <w:lvlJc w:val="left"/>
      <w:pPr>
        <w:ind w:left="400" w:hanging="400"/>
      </w:p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6">
    <w:nsid w:val="1034545B"/>
    <w:multiLevelType w:val="hybridMultilevel"/>
    <w:tmpl w:val="A8C4DD90"/>
    <w:lvl w:ilvl="0" w:tplc="D92883C4">
      <w:start w:val="3"/>
      <w:numFmt w:val="decimal"/>
      <w:lvlText w:val="%1."/>
      <w:lvlJc w:val="left"/>
      <w:pPr>
        <w:tabs>
          <w:tab w:val="num" w:pos="540"/>
        </w:tabs>
        <w:ind w:left="540" w:hanging="360"/>
      </w:pPr>
      <w:rPr>
        <w:rFonts w:hint="default"/>
      </w:rPr>
    </w:lvl>
    <w:lvl w:ilvl="1" w:tplc="04090001">
      <w:start w:val="1"/>
      <w:numFmt w:val="bullet"/>
      <w:lvlText w:val=""/>
      <w:lvlJc w:val="left"/>
      <w:pPr>
        <w:tabs>
          <w:tab w:val="num" w:pos="980"/>
        </w:tabs>
        <w:ind w:left="980" w:hanging="400"/>
      </w:pPr>
      <w:rPr>
        <w:rFonts w:ascii="Wingdings" w:hAnsi="Wingdings" w:hint="default"/>
      </w:rPr>
    </w:lvl>
    <w:lvl w:ilvl="2" w:tplc="04090009">
      <w:start w:val="1"/>
      <w:numFmt w:val="bullet"/>
      <w:lvlText w:val=""/>
      <w:lvlJc w:val="left"/>
      <w:pPr>
        <w:tabs>
          <w:tab w:val="num" w:pos="1380"/>
        </w:tabs>
        <w:ind w:left="1380" w:hanging="400"/>
      </w:pPr>
      <w:rPr>
        <w:rFonts w:ascii="Wingdings" w:hAnsi="Wingdings" w:hint="default"/>
      </w:rPr>
    </w:lvl>
    <w:lvl w:ilvl="3" w:tplc="0409000F" w:tentative="1">
      <w:start w:val="1"/>
      <w:numFmt w:val="decimal"/>
      <w:lvlText w:val="%4."/>
      <w:lvlJc w:val="left"/>
      <w:pPr>
        <w:tabs>
          <w:tab w:val="num" w:pos="1780"/>
        </w:tabs>
        <w:ind w:left="1780" w:hanging="400"/>
      </w:pPr>
    </w:lvl>
    <w:lvl w:ilvl="4" w:tplc="04090019" w:tentative="1">
      <w:start w:val="1"/>
      <w:numFmt w:val="upperLetter"/>
      <w:lvlText w:val="%5."/>
      <w:lvlJc w:val="left"/>
      <w:pPr>
        <w:tabs>
          <w:tab w:val="num" w:pos="2180"/>
        </w:tabs>
        <w:ind w:left="2180" w:hanging="400"/>
      </w:pPr>
    </w:lvl>
    <w:lvl w:ilvl="5" w:tplc="0409001B" w:tentative="1">
      <w:start w:val="1"/>
      <w:numFmt w:val="lowerRoman"/>
      <w:lvlText w:val="%6."/>
      <w:lvlJc w:val="right"/>
      <w:pPr>
        <w:tabs>
          <w:tab w:val="num" w:pos="2580"/>
        </w:tabs>
        <w:ind w:left="2580" w:hanging="400"/>
      </w:pPr>
    </w:lvl>
    <w:lvl w:ilvl="6" w:tplc="0409000F" w:tentative="1">
      <w:start w:val="1"/>
      <w:numFmt w:val="decimal"/>
      <w:lvlText w:val="%7."/>
      <w:lvlJc w:val="left"/>
      <w:pPr>
        <w:tabs>
          <w:tab w:val="num" w:pos="2980"/>
        </w:tabs>
        <w:ind w:left="2980" w:hanging="400"/>
      </w:pPr>
    </w:lvl>
    <w:lvl w:ilvl="7" w:tplc="04090019" w:tentative="1">
      <w:start w:val="1"/>
      <w:numFmt w:val="upperLetter"/>
      <w:lvlText w:val="%8."/>
      <w:lvlJc w:val="left"/>
      <w:pPr>
        <w:tabs>
          <w:tab w:val="num" w:pos="3380"/>
        </w:tabs>
        <w:ind w:left="3380" w:hanging="400"/>
      </w:pPr>
    </w:lvl>
    <w:lvl w:ilvl="8" w:tplc="0409001B" w:tentative="1">
      <w:start w:val="1"/>
      <w:numFmt w:val="lowerRoman"/>
      <w:lvlText w:val="%9."/>
      <w:lvlJc w:val="right"/>
      <w:pPr>
        <w:tabs>
          <w:tab w:val="num" w:pos="3780"/>
        </w:tabs>
        <w:ind w:left="3780" w:hanging="400"/>
      </w:pPr>
    </w:lvl>
  </w:abstractNum>
  <w:abstractNum w:abstractNumId="7">
    <w:nsid w:val="14DF5A89"/>
    <w:multiLevelType w:val="multilevel"/>
    <w:tmpl w:val="E152C04C"/>
    <w:lvl w:ilvl="0">
      <w:start w:val="1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18ED6F02"/>
    <w:multiLevelType w:val="multilevel"/>
    <w:tmpl w:val="0BEEEE20"/>
    <w:lvl w:ilvl="0">
      <w:start w:val="8"/>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22B53216"/>
    <w:multiLevelType w:val="hybridMultilevel"/>
    <w:tmpl w:val="6166E2B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0">
    <w:nsid w:val="24F50521"/>
    <w:multiLevelType w:val="hybridMultilevel"/>
    <w:tmpl w:val="D4E86DA4"/>
    <w:lvl w:ilvl="0" w:tplc="CB783C8A">
      <w:start w:val="1"/>
      <w:numFmt w:val="bullet"/>
      <w:lvlText w:val="-"/>
      <w:lvlJc w:val="left"/>
      <w:pPr>
        <w:ind w:left="840" w:hanging="360"/>
      </w:pPr>
      <w:rPr>
        <w:rFonts w:ascii="Calibri" w:eastAsiaTheme="minorEastAsia" w:hAnsi="Calibri" w:cs="Calibri" w:hint="default"/>
      </w:rPr>
    </w:lvl>
    <w:lvl w:ilvl="1" w:tplc="04090003" w:tentative="1">
      <w:start w:val="1"/>
      <w:numFmt w:val="bullet"/>
      <w:lvlText w:val=""/>
      <w:lvlJc w:val="left"/>
      <w:pPr>
        <w:ind w:left="1280" w:hanging="400"/>
      </w:pPr>
      <w:rPr>
        <w:rFonts w:ascii="Wingdings" w:hAnsi="Wingdings" w:hint="default"/>
      </w:rPr>
    </w:lvl>
    <w:lvl w:ilvl="2" w:tplc="04090005" w:tentative="1">
      <w:start w:val="1"/>
      <w:numFmt w:val="bullet"/>
      <w:lvlText w:val=""/>
      <w:lvlJc w:val="left"/>
      <w:pPr>
        <w:ind w:left="1680" w:hanging="400"/>
      </w:pPr>
      <w:rPr>
        <w:rFonts w:ascii="Wingdings" w:hAnsi="Wingdings" w:hint="default"/>
      </w:rPr>
    </w:lvl>
    <w:lvl w:ilvl="3" w:tplc="04090001" w:tentative="1">
      <w:start w:val="1"/>
      <w:numFmt w:val="bullet"/>
      <w:lvlText w:val=""/>
      <w:lvlJc w:val="left"/>
      <w:pPr>
        <w:ind w:left="2080" w:hanging="400"/>
      </w:pPr>
      <w:rPr>
        <w:rFonts w:ascii="Wingdings" w:hAnsi="Wingdings" w:hint="default"/>
      </w:rPr>
    </w:lvl>
    <w:lvl w:ilvl="4" w:tplc="04090003" w:tentative="1">
      <w:start w:val="1"/>
      <w:numFmt w:val="bullet"/>
      <w:lvlText w:val=""/>
      <w:lvlJc w:val="left"/>
      <w:pPr>
        <w:ind w:left="2480" w:hanging="400"/>
      </w:pPr>
      <w:rPr>
        <w:rFonts w:ascii="Wingdings" w:hAnsi="Wingdings" w:hint="default"/>
      </w:rPr>
    </w:lvl>
    <w:lvl w:ilvl="5" w:tplc="04090005" w:tentative="1">
      <w:start w:val="1"/>
      <w:numFmt w:val="bullet"/>
      <w:lvlText w:val=""/>
      <w:lvlJc w:val="left"/>
      <w:pPr>
        <w:ind w:left="2880" w:hanging="400"/>
      </w:pPr>
      <w:rPr>
        <w:rFonts w:ascii="Wingdings" w:hAnsi="Wingdings" w:hint="default"/>
      </w:rPr>
    </w:lvl>
    <w:lvl w:ilvl="6" w:tplc="04090001" w:tentative="1">
      <w:start w:val="1"/>
      <w:numFmt w:val="bullet"/>
      <w:lvlText w:val=""/>
      <w:lvlJc w:val="left"/>
      <w:pPr>
        <w:ind w:left="3280" w:hanging="400"/>
      </w:pPr>
      <w:rPr>
        <w:rFonts w:ascii="Wingdings" w:hAnsi="Wingdings" w:hint="default"/>
      </w:rPr>
    </w:lvl>
    <w:lvl w:ilvl="7" w:tplc="04090003" w:tentative="1">
      <w:start w:val="1"/>
      <w:numFmt w:val="bullet"/>
      <w:lvlText w:val=""/>
      <w:lvlJc w:val="left"/>
      <w:pPr>
        <w:ind w:left="3680" w:hanging="400"/>
      </w:pPr>
      <w:rPr>
        <w:rFonts w:ascii="Wingdings" w:hAnsi="Wingdings" w:hint="default"/>
      </w:rPr>
    </w:lvl>
    <w:lvl w:ilvl="8" w:tplc="04090005" w:tentative="1">
      <w:start w:val="1"/>
      <w:numFmt w:val="bullet"/>
      <w:lvlText w:val=""/>
      <w:lvlJc w:val="left"/>
      <w:pPr>
        <w:ind w:left="4080" w:hanging="400"/>
      </w:pPr>
      <w:rPr>
        <w:rFonts w:ascii="Wingdings" w:hAnsi="Wingdings" w:hint="default"/>
      </w:rPr>
    </w:lvl>
  </w:abstractNum>
  <w:abstractNum w:abstractNumId="11">
    <w:nsid w:val="27F47F7C"/>
    <w:multiLevelType w:val="multilevel"/>
    <w:tmpl w:val="F566CDCA"/>
    <w:lvl w:ilvl="0">
      <w:start w:val="9"/>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28143DD2"/>
    <w:multiLevelType w:val="hybridMultilevel"/>
    <w:tmpl w:val="B0FC3F0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9111C57"/>
    <w:multiLevelType w:val="multilevel"/>
    <w:tmpl w:val="D3305272"/>
    <w:lvl w:ilvl="0">
      <w:start w:val="1"/>
      <w:numFmt w:val="decimal"/>
      <w:lvlText w:val="%1.0"/>
      <w:lvlJc w:val="left"/>
      <w:pPr>
        <w:ind w:left="1170" w:hanging="360"/>
      </w:pPr>
      <w:rPr>
        <w:rFonts w:hint="default"/>
      </w:rPr>
    </w:lvl>
    <w:lvl w:ilvl="1">
      <w:start w:val="1"/>
      <w:numFmt w:val="decimal"/>
      <w:lvlText w:val="%1.%2"/>
      <w:lvlJc w:val="left"/>
      <w:pPr>
        <w:ind w:left="1890" w:hanging="360"/>
      </w:pPr>
      <w:rPr>
        <w:rFonts w:hint="default"/>
      </w:rPr>
    </w:lvl>
    <w:lvl w:ilvl="2">
      <w:start w:val="1"/>
      <w:numFmt w:val="decimal"/>
      <w:lvlText w:val="%1.%2.%3"/>
      <w:lvlJc w:val="left"/>
      <w:pPr>
        <w:ind w:left="2970" w:hanging="720"/>
      </w:pPr>
      <w:rPr>
        <w:rFonts w:hint="default"/>
      </w:rPr>
    </w:lvl>
    <w:lvl w:ilvl="3">
      <w:start w:val="1"/>
      <w:numFmt w:val="decimal"/>
      <w:lvlText w:val="%1.%2.%3.%4"/>
      <w:lvlJc w:val="left"/>
      <w:pPr>
        <w:ind w:left="3690" w:hanging="720"/>
      </w:pPr>
      <w:rPr>
        <w:rFonts w:hint="default"/>
      </w:rPr>
    </w:lvl>
    <w:lvl w:ilvl="4">
      <w:start w:val="1"/>
      <w:numFmt w:val="decimal"/>
      <w:lvlText w:val="%1.%2.%3.%4.%5"/>
      <w:lvlJc w:val="left"/>
      <w:pPr>
        <w:ind w:left="4770" w:hanging="1080"/>
      </w:pPr>
      <w:rPr>
        <w:rFonts w:hint="default"/>
      </w:rPr>
    </w:lvl>
    <w:lvl w:ilvl="5">
      <w:start w:val="1"/>
      <w:numFmt w:val="decimal"/>
      <w:lvlText w:val="%1.%2.%3.%4.%5.%6"/>
      <w:lvlJc w:val="left"/>
      <w:pPr>
        <w:ind w:left="5490" w:hanging="1080"/>
      </w:pPr>
      <w:rPr>
        <w:rFonts w:hint="default"/>
      </w:rPr>
    </w:lvl>
    <w:lvl w:ilvl="6">
      <w:start w:val="1"/>
      <w:numFmt w:val="decimal"/>
      <w:lvlText w:val="%1.%2.%3.%4.%5.%6.%7"/>
      <w:lvlJc w:val="left"/>
      <w:pPr>
        <w:ind w:left="6570" w:hanging="1440"/>
      </w:pPr>
      <w:rPr>
        <w:rFonts w:hint="default"/>
      </w:rPr>
    </w:lvl>
    <w:lvl w:ilvl="7">
      <w:start w:val="1"/>
      <w:numFmt w:val="decimal"/>
      <w:lvlText w:val="%1.%2.%3.%4.%5.%6.%7.%8"/>
      <w:lvlJc w:val="left"/>
      <w:pPr>
        <w:ind w:left="7290" w:hanging="1440"/>
      </w:pPr>
      <w:rPr>
        <w:rFonts w:hint="default"/>
      </w:rPr>
    </w:lvl>
    <w:lvl w:ilvl="8">
      <w:start w:val="1"/>
      <w:numFmt w:val="decimal"/>
      <w:lvlText w:val="%1.%2.%3.%4.%5.%6.%7.%8.%9"/>
      <w:lvlJc w:val="left"/>
      <w:pPr>
        <w:ind w:left="8370" w:hanging="1800"/>
      </w:pPr>
      <w:rPr>
        <w:rFonts w:hint="default"/>
      </w:rPr>
    </w:lvl>
  </w:abstractNum>
  <w:abstractNum w:abstractNumId="14">
    <w:nsid w:val="30DB6ED8"/>
    <w:multiLevelType w:val="hybridMultilevel"/>
    <w:tmpl w:val="3A449B4A"/>
    <w:lvl w:ilvl="0" w:tplc="9BCA30BE">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30B7186"/>
    <w:multiLevelType w:val="hybridMultilevel"/>
    <w:tmpl w:val="4E92C9B2"/>
    <w:lvl w:ilvl="0" w:tplc="26E81E4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6">
    <w:nsid w:val="37561EC5"/>
    <w:multiLevelType w:val="multilevel"/>
    <w:tmpl w:val="835A8ACE"/>
    <w:lvl w:ilvl="0">
      <w:start w:val="1"/>
      <w:numFmt w:val="decimal"/>
      <w:lvlText w:val="%1."/>
      <w:lvlJc w:val="left"/>
      <w:pPr>
        <w:ind w:left="425" w:hanging="425"/>
      </w:pPr>
      <w:rPr>
        <w:rFonts w:hint="default"/>
        <w:b/>
        <w:i w:val="0"/>
        <w:color w:val="943634" w:themeColor="accent2" w:themeShade="BF"/>
        <w:sz w:val="36"/>
      </w:rPr>
    </w:lvl>
    <w:lvl w:ilvl="1">
      <w:start w:val="1"/>
      <w:numFmt w:val="decimal"/>
      <w:lvlText w:val="8.%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17">
    <w:nsid w:val="3A5B7153"/>
    <w:multiLevelType w:val="multilevel"/>
    <w:tmpl w:val="0BEEEE20"/>
    <w:lvl w:ilvl="0">
      <w:start w:val="8"/>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3B294263"/>
    <w:multiLevelType w:val="hybridMultilevel"/>
    <w:tmpl w:val="425E80B2"/>
    <w:lvl w:ilvl="0" w:tplc="02DE5196">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D663C21"/>
    <w:multiLevelType w:val="hybridMultilevel"/>
    <w:tmpl w:val="0010AB66"/>
    <w:lvl w:ilvl="0" w:tplc="0409000D">
      <w:start w:val="1"/>
      <w:numFmt w:val="bullet"/>
      <w:lvlText w:val=""/>
      <w:lvlJc w:val="left"/>
      <w:pPr>
        <w:ind w:left="967" w:hanging="400"/>
      </w:pPr>
      <w:rPr>
        <w:rFonts w:ascii="Wingdings" w:hAnsi="Wingdings" w:hint="default"/>
      </w:rPr>
    </w:lvl>
    <w:lvl w:ilvl="1" w:tplc="04090003" w:tentative="1">
      <w:start w:val="1"/>
      <w:numFmt w:val="bullet"/>
      <w:lvlText w:val=""/>
      <w:lvlJc w:val="left"/>
      <w:pPr>
        <w:ind w:left="1367" w:hanging="400"/>
      </w:pPr>
      <w:rPr>
        <w:rFonts w:ascii="Wingdings" w:hAnsi="Wingdings" w:hint="default"/>
      </w:rPr>
    </w:lvl>
    <w:lvl w:ilvl="2" w:tplc="04090005" w:tentative="1">
      <w:start w:val="1"/>
      <w:numFmt w:val="bullet"/>
      <w:lvlText w:val=""/>
      <w:lvlJc w:val="left"/>
      <w:pPr>
        <w:ind w:left="1767" w:hanging="400"/>
      </w:pPr>
      <w:rPr>
        <w:rFonts w:ascii="Wingdings" w:hAnsi="Wingdings" w:hint="default"/>
      </w:rPr>
    </w:lvl>
    <w:lvl w:ilvl="3" w:tplc="04090001" w:tentative="1">
      <w:start w:val="1"/>
      <w:numFmt w:val="bullet"/>
      <w:lvlText w:val=""/>
      <w:lvlJc w:val="left"/>
      <w:pPr>
        <w:ind w:left="2167" w:hanging="400"/>
      </w:pPr>
      <w:rPr>
        <w:rFonts w:ascii="Wingdings" w:hAnsi="Wingdings" w:hint="default"/>
      </w:rPr>
    </w:lvl>
    <w:lvl w:ilvl="4" w:tplc="04090003" w:tentative="1">
      <w:start w:val="1"/>
      <w:numFmt w:val="bullet"/>
      <w:lvlText w:val=""/>
      <w:lvlJc w:val="left"/>
      <w:pPr>
        <w:ind w:left="2567" w:hanging="400"/>
      </w:pPr>
      <w:rPr>
        <w:rFonts w:ascii="Wingdings" w:hAnsi="Wingdings" w:hint="default"/>
      </w:rPr>
    </w:lvl>
    <w:lvl w:ilvl="5" w:tplc="04090005" w:tentative="1">
      <w:start w:val="1"/>
      <w:numFmt w:val="bullet"/>
      <w:lvlText w:val=""/>
      <w:lvlJc w:val="left"/>
      <w:pPr>
        <w:ind w:left="2967" w:hanging="400"/>
      </w:pPr>
      <w:rPr>
        <w:rFonts w:ascii="Wingdings" w:hAnsi="Wingdings" w:hint="default"/>
      </w:rPr>
    </w:lvl>
    <w:lvl w:ilvl="6" w:tplc="04090001" w:tentative="1">
      <w:start w:val="1"/>
      <w:numFmt w:val="bullet"/>
      <w:lvlText w:val=""/>
      <w:lvlJc w:val="left"/>
      <w:pPr>
        <w:ind w:left="3367" w:hanging="400"/>
      </w:pPr>
      <w:rPr>
        <w:rFonts w:ascii="Wingdings" w:hAnsi="Wingdings" w:hint="default"/>
      </w:rPr>
    </w:lvl>
    <w:lvl w:ilvl="7" w:tplc="04090003" w:tentative="1">
      <w:start w:val="1"/>
      <w:numFmt w:val="bullet"/>
      <w:lvlText w:val=""/>
      <w:lvlJc w:val="left"/>
      <w:pPr>
        <w:ind w:left="3767" w:hanging="400"/>
      </w:pPr>
      <w:rPr>
        <w:rFonts w:ascii="Wingdings" w:hAnsi="Wingdings" w:hint="default"/>
      </w:rPr>
    </w:lvl>
    <w:lvl w:ilvl="8" w:tplc="04090005" w:tentative="1">
      <w:start w:val="1"/>
      <w:numFmt w:val="bullet"/>
      <w:lvlText w:val=""/>
      <w:lvlJc w:val="left"/>
      <w:pPr>
        <w:ind w:left="4167" w:hanging="400"/>
      </w:pPr>
      <w:rPr>
        <w:rFonts w:ascii="Wingdings" w:hAnsi="Wingdings" w:hint="default"/>
      </w:rPr>
    </w:lvl>
  </w:abstractNum>
  <w:abstractNum w:abstractNumId="20">
    <w:nsid w:val="408C7296"/>
    <w:multiLevelType w:val="multilevel"/>
    <w:tmpl w:val="6636A994"/>
    <w:lvl w:ilvl="0">
      <w:start w:val="1"/>
      <w:numFmt w:val="decimal"/>
      <w:lvlText w:val="%1."/>
      <w:lvlJc w:val="left"/>
      <w:pPr>
        <w:ind w:left="425" w:hanging="425"/>
      </w:pPr>
      <w:rPr>
        <w:rFonts w:hint="default"/>
        <w:b/>
        <w:i w:val="0"/>
        <w:color w:val="943634" w:themeColor="accent2" w:themeShade="BF"/>
        <w:sz w:val="36"/>
      </w:rPr>
    </w:lvl>
    <w:lvl w:ilvl="1">
      <w:start w:val="1"/>
      <w:numFmt w:val="decimal"/>
      <w:lvlText w:val="5.%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21">
    <w:nsid w:val="43DC229A"/>
    <w:multiLevelType w:val="hybridMultilevel"/>
    <w:tmpl w:val="68B429FA"/>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2">
    <w:nsid w:val="44B76B61"/>
    <w:multiLevelType w:val="hybridMultilevel"/>
    <w:tmpl w:val="1082A072"/>
    <w:lvl w:ilvl="0" w:tplc="03FC3656">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55C2A01"/>
    <w:multiLevelType w:val="hybridMultilevel"/>
    <w:tmpl w:val="BD866DE6"/>
    <w:lvl w:ilvl="0" w:tplc="BC1290DC">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6A73684"/>
    <w:multiLevelType w:val="multilevel"/>
    <w:tmpl w:val="447A5B3E"/>
    <w:lvl w:ilvl="0">
      <w:start w:val="11"/>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5">
    <w:nsid w:val="47007F00"/>
    <w:multiLevelType w:val="hybridMultilevel"/>
    <w:tmpl w:val="41F22B82"/>
    <w:lvl w:ilvl="0" w:tplc="4730607E">
      <w:numFmt w:val="bullet"/>
      <w:lvlText w:val="-"/>
      <w:lvlJc w:val="left"/>
      <w:pPr>
        <w:ind w:left="390" w:hanging="360"/>
      </w:pPr>
      <w:rPr>
        <w:rFonts w:ascii="Calibri" w:eastAsiaTheme="minorEastAsia" w:hAnsi="Calibri" w:cstheme="minorBidi" w:hint="default"/>
      </w:rPr>
    </w:lvl>
    <w:lvl w:ilvl="1" w:tplc="04090003" w:tentative="1">
      <w:start w:val="1"/>
      <w:numFmt w:val="bullet"/>
      <w:lvlText w:val="o"/>
      <w:lvlJc w:val="left"/>
      <w:pPr>
        <w:ind w:left="1110" w:hanging="360"/>
      </w:pPr>
      <w:rPr>
        <w:rFonts w:ascii="Courier New" w:hAnsi="Courier New" w:cs="Courier New" w:hint="default"/>
      </w:rPr>
    </w:lvl>
    <w:lvl w:ilvl="2" w:tplc="04090005" w:tentative="1">
      <w:start w:val="1"/>
      <w:numFmt w:val="bullet"/>
      <w:lvlText w:val=""/>
      <w:lvlJc w:val="left"/>
      <w:pPr>
        <w:ind w:left="1830" w:hanging="360"/>
      </w:pPr>
      <w:rPr>
        <w:rFonts w:ascii="Wingdings" w:hAnsi="Wingdings" w:hint="default"/>
      </w:rPr>
    </w:lvl>
    <w:lvl w:ilvl="3" w:tplc="04090001" w:tentative="1">
      <w:start w:val="1"/>
      <w:numFmt w:val="bullet"/>
      <w:lvlText w:val=""/>
      <w:lvlJc w:val="left"/>
      <w:pPr>
        <w:ind w:left="2550" w:hanging="360"/>
      </w:pPr>
      <w:rPr>
        <w:rFonts w:ascii="Symbol" w:hAnsi="Symbol" w:hint="default"/>
      </w:rPr>
    </w:lvl>
    <w:lvl w:ilvl="4" w:tplc="04090003" w:tentative="1">
      <w:start w:val="1"/>
      <w:numFmt w:val="bullet"/>
      <w:lvlText w:val="o"/>
      <w:lvlJc w:val="left"/>
      <w:pPr>
        <w:ind w:left="3270" w:hanging="360"/>
      </w:pPr>
      <w:rPr>
        <w:rFonts w:ascii="Courier New" w:hAnsi="Courier New" w:cs="Courier New" w:hint="default"/>
      </w:rPr>
    </w:lvl>
    <w:lvl w:ilvl="5" w:tplc="04090005" w:tentative="1">
      <w:start w:val="1"/>
      <w:numFmt w:val="bullet"/>
      <w:lvlText w:val=""/>
      <w:lvlJc w:val="left"/>
      <w:pPr>
        <w:ind w:left="3990" w:hanging="360"/>
      </w:pPr>
      <w:rPr>
        <w:rFonts w:ascii="Wingdings" w:hAnsi="Wingdings" w:hint="default"/>
      </w:rPr>
    </w:lvl>
    <w:lvl w:ilvl="6" w:tplc="04090001" w:tentative="1">
      <w:start w:val="1"/>
      <w:numFmt w:val="bullet"/>
      <w:lvlText w:val=""/>
      <w:lvlJc w:val="left"/>
      <w:pPr>
        <w:ind w:left="4710" w:hanging="360"/>
      </w:pPr>
      <w:rPr>
        <w:rFonts w:ascii="Symbol" w:hAnsi="Symbol" w:hint="default"/>
      </w:rPr>
    </w:lvl>
    <w:lvl w:ilvl="7" w:tplc="04090003" w:tentative="1">
      <w:start w:val="1"/>
      <w:numFmt w:val="bullet"/>
      <w:lvlText w:val="o"/>
      <w:lvlJc w:val="left"/>
      <w:pPr>
        <w:ind w:left="5430" w:hanging="360"/>
      </w:pPr>
      <w:rPr>
        <w:rFonts w:ascii="Courier New" w:hAnsi="Courier New" w:cs="Courier New" w:hint="default"/>
      </w:rPr>
    </w:lvl>
    <w:lvl w:ilvl="8" w:tplc="04090005" w:tentative="1">
      <w:start w:val="1"/>
      <w:numFmt w:val="bullet"/>
      <w:lvlText w:val=""/>
      <w:lvlJc w:val="left"/>
      <w:pPr>
        <w:ind w:left="6150" w:hanging="360"/>
      </w:pPr>
      <w:rPr>
        <w:rFonts w:ascii="Wingdings" w:hAnsi="Wingdings" w:hint="default"/>
      </w:rPr>
    </w:lvl>
  </w:abstractNum>
  <w:abstractNum w:abstractNumId="26">
    <w:nsid w:val="485D5160"/>
    <w:multiLevelType w:val="multilevel"/>
    <w:tmpl w:val="0BEEEE20"/>
    <w:lvl w:ilvl="0">
      <w:start w:val="7"/>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nsid w:val="48C1644A"/>
    <w:multiLevelType w:val="multilevel"/>
    <w:tmpl w:val="83C46800"/>
    <w:styleLink w:val="18"/>
    <w:lvl w:ilvl="0">
      <w:start w:val="1"/>
      <w:numFmt w:val="decimal"/>
      <w:lvlText w:val="%1"/>
      <w:lvlJc w:val="left"/>
      <w:pPr>
        <w:ind w:left="425" w:hanging="425"/>
      </w:pPr>
      <w:rPr>
        <w:rFonts w:hint="eastAsia"/>
        <w:sz w:val="36"/>
        <w:szCs w:val="36"/>
      </w:rPr>
    </w:lvl>
    <w:lvl w:ilvl="1">
      <w:start w:val="1"/>
      <w:numFmt w:val="decimal"/>
      <w:lvlText w:val="%1.%2"/>
      <w:lvlJc w:val="left"/>
      <w:pPr>
        <w:ind w:left="992" w:hanging="567"/>
      </w:pPr>
      <w:rPr>
        <w:rFonts w:hint="eastAsia"/>
      </w:rPr>
    </w:lvl>
    <w:lvl w:ilvl="2">
      <w:start w:val="1"/>
      <w:numFmt w:val="decimal"/>
      <w:lvlText w:val="%1.%2.%3"/>
      <w:lvlJc w:val="left"/>
      <w:pPr>
        <w:ind w:left="567" w:firstLine="57"/>
      </w:pPr>
      <w:rPr>
        <w:rFonts w:ascii="Calibri" w:hAnsi="Calibri" w:hint="default"/>
        <w:sz w:val="28"/>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8">
    <w:nsid w:val="4A2C39ED"/>
    <w:multiLevelType w:val="hybridMultilevel"/>
    <w:tmpl w:val="FD9A8AD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9">
    <w:nsid w:val="4BBA5ADB"/>
    <w:multiLevelType w:val="multilevel"/>
    <w:tmpl w:val="A238B690"/>
    <w:lvl w:ilvl="0">
      <w:start w:val="1"/>
      <w:numFmt w:val="decimal"/>
      <w:lvlText w:val="%1."/>
      <w:lvlJc w:val="left"/>
      <w:pPr>
        <w:ind w:left="425" w:hanging="425"/>
      </w:pPr>
      <w:rPr>
        <w:rFonts w:hint="default"/>
        <w:b/>
        <w:i w:val="0"/>
        <w:color w:val="943634" w:themeColor="accent2" w:themeShade="BF"/>
        <w:sz w:val="36"/>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30">
    <w:nsid w:val="4FEE1745"/>
    <w:multiLevelType w:val="multilevel"/>
    <w:tmpl w:val="EC46BE8E"/>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nsid w:val="5E105AD7"/>
    <w:multiLevelType w:val="multilevel"/>
    <w:tmpl w:val="581C8818"/>
    <w:lvl w:ilvl="0">
      <w:start w:val="11"/>
      <w:numFmt w:val="decimal"/>
      <w:lvlText w:val="%1"/>
      <w:lvlJc w:val="left"/>
      <w:pPr>
        <w:ind w:left="630" w:hanging="630"/>
      </w:pPr>
      <w:rPr>
        <w:rFonts w:hint="default"/>
      </w:rPr>
    </w:lvl>
    <w:lvl w:ilvl="1">
      <w:start w:val="1"/>
      <w:numFmt w:val="decimal"/>
      <w:lvlText w:val="%1.%2"/>
      <w:lvlJc w:val="left"/>
      <w:pPr>
        <w:ind w:left="1145" w:hanging="720"/>
      </w:pPr>
      <w:rPr>
        <w:rFonts w:hint="default"/>
      </w:rPr>
    </w:lvl>
    <w:lvl w:ilvl="2">
      <w:start w:val="1"/>
      <w:numFmt w:val="decimal"/>
      <w:lvlText w:val="%1.%2.%3"/>
      <w:lvlJc w:val="left"/>
      <w:pPr>
        <w:ind w:left="1930" w:hanging="108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3140" w:hanging="1440"/>
      </w:pPr>
      <w:rPr>
        <w:rFonts w:hint="default"/>
      </w:rPr>
    </w:lvl>
    <w:lvl w:ilvl="5">
      <w:start w:val="1"/>
      <w:numFmt w:val="decimal"/>
      <w:lvlText w:val="%1.%2.%3.%4.%5.%6"/>
      <w:lvlJc w:val="left"/>
      <w:pPr>
        <w:ind w:left="3925" w:hanging="1800"/>
      </w:pPr>
      <w:rPr>
        <w:rFonts w:hint="default"/>
      </w:rPr>
    </w:lvl>
    <w:lvl w:ilvl="6">
      <w:start w:val="1"/>
      <w:numFmt w:val="decimal"/>
      <w:lvlText w:val="%1.%2.%3.%4.%5.%6.%7"/>
      <w:lvlJc w:val="left"/>
      <w:pPr>
        <w:ind w:left="4710" w:hanging="2160"/>
      </w:pPr>
      <w:rPr>
        <w:rFonts w:hint="default"/>
      </w:rPr>
    </w:lvl>
    <w:lvl w:ilvl="7">
      <w:start w:val="1"/>
      <w:numFmt w:val="decimal"/>
      <w:lvlText w:val="%1.%2.%3.%4.%5.%6.%7.%8"/>
      <w:lvlJc w:val="left"/>
      <w:pPr>
        <w:ind w:left="5135" w:hanging="2160"/>
      </w:pPr>
      <w:rPr>
        <w:rFonts w:hint="default"/>
      </w:rPr>
    </w:lvl>
    <w:lvl w:ilvl="8">
      <w:start w:val="1"/>
      <w:numFmt w:val="decimal"/>
      <w:lvlText w:val="%1.%2.%3.%4.%5.%6.%7.%8.%9"/>
      <w:lvlJc w:val="left"/>
      <w:pPr>
        <w:ind w:left="5920" w:hanging="2520"/>
      </w:pPr>
      <w:rPr>
        <w:rFonts w:hint="default"/>
      </w:rPr>
    </w:lvl>
  </w:abstractNum>
  <w:abstractNum w:abstractNumId="32">
    <w:nsid w:val="5E9C4D17"/>
    <w:multiLevelType w:val="multilevel"/>
    <w:tmpl w:val="277039EE"/>
    <w:lvl w:ilvl="0">
      <w:start w:val="1"/>
      <w:numFmt w:val="decimal"/>
      <w:lvlText w:val="%1."/>
      <w:lvlJc w:val="left"/>
      <w:pPr>
        <w:ind w:left="425" w:hanging="425"/>
      </w:pPr>
      <w:rPr>
        <w:rFonts w:hint="default"/>
        <w:b/>
        <w:i w:val="0"/>
        <w:color w:val="943634" w:themeColor="accent2" w:themeShade="BF"/>
        <w:sz w:val="36"/>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33">
    <w:nsid w:val="61A66935"/>
    <w:multiLevelType w:val="hybridMultilevel"/>
    <w:tmpl w:val="DA10413C"/>
    <w:lvl w:ilvl="0" w:tplc="FA1C8AA2">
      <w:start w:val="1"/>
      <w:numFmt w:val="bullet"/>
      <w:lvlText w:val=""/>
      <w:lvlJc w:val="left"/>
      <w:pPr>
        <w:ind w:left="400" w:hanging="400"/>
      </w:pPr>
      <w:rPr>
        <w:rFonts w:ascii="Symbol" w:hAnsi="Symbol" w:hint="default"/>
      </w:rPr>
    </w:lvl>
    <w:lvl w:ilvl="1" w:tplc="04090003">
      <w:start w:val="1"/>
      <w:numFmt w:val="bullet"/>
      <w:lvlText w:val=""/>
      <w:lvlJc w:val="left"/>
      <w:pPr>
        <w:ind w:left="800" w:hanging="400"/>
      </w:pPr>
      <w:rPr>
        <w:rFonts w:ascii="Wingdings" w:hAnsi="Wingdings" w:hint="default"/>
      </w:rPr>
    </w:lvl>
    <w:lvl w:ilvl="2" w:tplc="04090005">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34">
    <w:nsid w:val="647937EE"/>
    <w:multiLevelType w:val="hybridMultilevel"/>
    <w:tmpl w:val="6A00D9A0"/>
    <w:lvl w:ilvl="0" w:tplc="6BEEF85E">
      <w:start w:val="1"/>
      <w:numFmt w:val="bullet"/>
      <w:lvlText w:val=""/>
      <w:lvlJc w:val="left"/>
      <w:pPr>
        <w:tabs>
          <w:tab w:val="num" w:pos="800"/>
        </w:tabs>
        <w:ind w:left="800" w:hanging="400"/>
      </w:pPr>
      <w:rPr>
        <w:rFonts w:ascii="Symbol" w:hAnsi="Symbol" w:hint="default"/>
      </w:rPr>
    </w:lvl>
    <w:lvl w:ilvl="1" w:tplc="FA44911E" w:tentative="1">
      <w:start w:val="1"/>
      <w:numFmt w:val="bullet"/>
      <w:lvlText w:val=""/>
      <w:lvlJc w:val="left"/>
      <w:pPr>
        <w:tabs>
          <w:tab w:val="num" w:pos="1200"/>
        </w:tabs>
        <w:ind w:left="1200" w:hanging="400"/>
      </w:pPr>
      <w:rPr>
        <w:rFonts w:ascii="Wingdings" w:hAnsi="Wingdings" w:hint="default"/>
      </w:rPr>
    </w:lvl>
    <w:lvl w:ilvl="2" w:tplc="A07ADC4C" w:tentative="1">
      <w:start w:val="1"/>
      <w:numFmt w:val="bullet"/>
      <w:lvlText w:val=""/>
      <w:lvlJc w:val="left"/>
      <w:pPr>
        <w:tabs>
          <w:tab w:val="num" w:pos="1600"/>
        </w:tabs>
        <w:ind w:left="1600" w:hanging="400"/>
      </w:pPr>
      <w:rPr>
        <w:rFonts w:ascii="Wingdings" w:hAnsi="Wingdings" w:hint="default"/>
      </w:rPr>
    </w:lvl>
    <w:lvl w:ilvl="3" w:tplc="E0B87A14" w:tentative="1">
      <w:start w:val="1"/>
      <w:numFmt w:val="bullet"/>
      <w:lvlText w:val=""/>
      <w:lvlJc w:val="left"/>
      <w:pPr>
        <w:tabs>
          <w:tab w:val="num" w:pos="2000"/>
        </w:tabs>
        <w:ind w:left="2000" w:hanging="400"/>
      </w:pPr>
      <w:rPr>
        <w:rFonts w:ascii="Wingdings" w:hAnsi="Wingdings" w:hint="default"/>
      </w:rPr>
    </w:lvl>
    <w:lvl w:ilvl="4" w:tplc="E10296EA" w:tentative="1">
      <w:start w:val="1"/>
      <w:numFmt w:val="bullet"/>
      <w:lvlText w:val=""/>
      <w:lvlJc w:val="left"/>
      <w:pPr>
        <w:tabs>
          <w:tab w:val="num" w:pos="2400"/>
        </w:tabs>
        <w:ind w:left="2400" w:hanging="400"/>
      </w:pPr>
      <w:rPr>
        <w:rFonts w:ascii="Wingdings" w:hAnsi="Wingdings" w:hint="default"/>
      </w:rPr>
    </w:lvl>
    <w:lvl w:ilvl="5" w:tplc="183CFB22" w:tentative="1">
      <w:start w:val="1"/>
      <w:numFmt w:val="bullet"/>
      <w:lvlText w:val=""/>
      <w:lvlJc w:val="left"/>
      <w:pPr>
        <w:tabs>
          <w:tab w:val="num" w:pos="2800"/>
        </w:tabs>
        <w:ind w:left="2800" w:hanging="400"/>
      </w:pPr>
      <w:rPr>
        <w:rFonts w:ascii="Wingdings" w:hAnsi="Wingdings" w:hint="default"/>
      </w:rPr>
    </w:lvl>
    <w:lvl w:ilvl="6" w:tplc="FE524450" w:tentative="1">
      <w:start w:val="1"/>
      <w:numFmt w:val="bullet"/>
      <w:lvlText w:val=""/>
      <w:lvlJc w:val="left"/>
      <w:pPr>
        <w:tabs>
          <w:tab w:val="num" w:pos="3200"/>
        </w:tabs>
        <w:ind w:left="3200" w:hanging="400"/>
      </w:pPr>
      <w:rPr>
        <w:rFonts w:ascii="Wingdings" w:hAnsi="Wingdings" w:hint="default"/>
      </w:rPr>
    </w:lvl>
    <w:lvl w:ilvl="7" w:tplc="45401350" w:tentative="1">
      <w:start w:val="1"/>
      <w:numFmt w:val="bullet"/>
      <w:lvlText w:val=""/>
      <w:lvlJc w:val="left"/>
      <w:pPr>
        <w:tabs>
          <w:tab w:val="num" w:pos="3600"/>
        </w:tabs>
        <w:ind w:left="3600" w:hanging="400"/>
      </w:pPr>
      <w:rPr>
        <w:rFonts w:ascii="Wingdings" w:hAnsi="Wingdings" w:hint="default"/>
      </w:rPr>
    </w:lvl>
    <w:lvl w:ilvl="8" w:tplc="67A21F68" w:tentative="1">
      <w:start w:val="1"/>
      <w:numFmt w:val="bullet"/>
      <w:lvlText w:val=""/>
      <w:lvlJc w:val="left"/>
      <w:pPr>
        <w:tabs>
          <w:tab w:val="num" w:pos="4000"/>
        </w:tabs>
        <w:ind w:left="4000" w:hanging="400"/>
      </w:pPr>
      <w:rPr>
        <w:rFonts w:ascii="Wingdings" w:hAnsi="Wingdings" w:hint="default"/>
      </w:rPr>
    </w:lvl>
  </w:abstractNum>
  <w:abstractNum w:abstractNumId="35">
    <w:nsid w:val="64AE3775"/>
    <w:multiLevelType w:val="hybridMultilevel"/>
    <w:tmpl w:val="46801868"/>
    <w:lvl w:ilvl="0" w:tplc="04090001">
      <w:start w:val="1"/>
      <w:numFmt w:val="decimal"/>
      <w:lvlText w:val="%1."/>
      <w:lvlJc w:val="left"/>
      <w:pPr>
        <w:ind w:left="760" w:hanging="360"/>
      </w:pPr>
      <w:rPr>
        <w:rFonts w:hint="default"/>
        <w:b/>
      </w:rPr>
    </w:lvl>
    <w:lvl w:ilvl="1" w:tplc="04090003" w:tentative="1">
      <w:start w:val="1"/>
      <w:numFmt w:val="upperLetter"/>
      <w:lvlText w:val="%2."/>
      <w:lvlJc w:val="left"/>
      <w:pPr>
        <w:ind w:left="1200" w:hanging="400"/>
      </w:pPr>
    </w:lvl>
    <w:lvl w:ilvl="2" w:tplc="04090005" w:tentative="1">
      <w:start w:val="1"/>
      <w:numFmt w:val="lowerRoman"/>
      <w:lvlText w:val="%3."/>
      <w:lvlJc w:val="right"/>
      <w:pPr>
        <w:ind w:left="1600" w:hanging="400"/>
      </w:pPr>
    </w:lvl>
    <w:lvl w:ilvl="3" w:tplc="04090001" w:tentative="1">
      <w:start w:val="1"/>
      <w:numFmt w:val="decimal"/>
      <w:lvlText w:val="%4."/>
      <w:lvlJc w:val="left"/>
      <w:pPr>
        <w:ind w:left="2000" w:hanging="400"/>
      </w:pPr>
    </w:lvl>
    <w:lvl w:ilvl="4" w:tplc="04090003" w:tentative="1">
      <w:start w:val="1"/>
      <w:numFmt w:val="upperLetter"/>
      <w:lvlText w:val="%5."/>
      <w:lvlJc w:val="left"/>
      <w:pPr>
        <w:ind w:left="2400" w:hanging="400"/>
      </w:pPr>
    </w:lvl>
    <w:lvl w:ilvl="5" w:tplc="04090005" w:tentative="1">
      <w:start w:val="1"/>
      <w:numFmt w:val="lowerRoman"/>
      <w:lvlText w:val="%6."/>
      <w:lvlJc w:val="right"/>
      <w:pPr>
        <w:ind w:left="2800" w:hanging="400"/>
      </w:pPr>
    </w:lvl>
    <w:lvl w:ilvl="6" w:tplc="04090001" w:tentative="1">
      <w:start w:val="1"/>
      <w:numFmt w:val="decimal"/>
      <w:lvlText w:val="%7."/>
      <w:lvlJc w:val="left"/>
      <w:pPr>
        <w:ind w:left="3200" w:hanging="400"/>
      </w:pPr>
    </w:lvl>
    <w:lvl w:ilvl="7" w:tplc="04090003" w:tentative="1">
      <w:start w:val="1"/>
      <w:numFmt w:val="upperLetter"/>
      <w:lvlText w:val="%8."/>
      <w:lvlJc w:val="left"/>
      <w:pPr>
        <w:ind w:left="3600" w:hanging="400"/>
      </w:pPr>
    </w:lvl>
    <w:lvl w:ilvl="8" w:tplc="04090005" w:tentative="1">
      <w:start w:val="1"/>
      <w:numFmt w:val="lowerRoman"/>
      <w:lvlText w:val="%9."/>
      <w:lvlJc w:val="right"/>
      <w:pPr>
        <w:ind w:left="4000" w:hanging="400"/>
      </w:pPr>
    </w:lvl>
  </w:abstractNum>
  <w:abstractNum w:abstractNumId="36">
    <w:nsid w:val="665F178D"/>
    <w:multiLevelType w:val="hybridMultilevel"/>
    <w:tmpl w:val="22B830B6"/>
    <w:lvl w:ilvl="0" w:tplc="CCE4DF0A">
      <w:numFmt w:val="bullet"/>
      <w:lvlText w:val="-"/>
      <w:lvlJc w:val="left"/>
      <w:pPr>
        <w:ind w:left="760" w:hanging="360"/>
      </w:pPr>
      <w:rPr>
        <w:rFonts w:ascii="Calibri" w:eastAsiaTheme="minorEastAsia" w:hAnsi="Calibri"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7">
    <w:nsid w:val="66AC1E80"/>
    <w:multiLevelType w:val="hybridMultilevel"/>
    <w:tmpl w:val="7F44E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7E22816"/>
    <w:multiLevelType w:val="hybridMultilevel"/>
    <w:tmpl w:val="36C459E8"/>
    <w:lvl w:ilvl="0" w:tplc="BACC928C">
      <w:start w:val="1"/>
      <w:numFmt w:val="bullet"/>
      <w:lvlText w:val=""/>
      <w:lvlJc w:val="left"/>
      <w:pPr>
        <w:ind w:left="72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39">
    <w:nsid w:val="67FA313C"/>
    <w:multiLevelType w:val="multilevel"/>
    <w:tmpl w:val="F14ED350"/>
    <w:lvl w:ilvl="0">
      <w:start w:val="1"/>
      <w:numFmt w:val="decimal"/>
      <w:pStyle w:val="Heading1"/>
      <w:lvlText w:val="%1."/>
      <w:lvlJc w:val="left"/>
      <w:pPr>
        <w:ind w:left="425" w:hanging="425"/>
      </w:pPr>
      <w:rPr>
        <w:rFonts w:hint="default"/>
        <w:b/>
        <w:i w:val="0"/>
        <w:color w:val="943634" w:themeColor="accent2" w:themeShade="BF"/>
        <w:sz w:val="36"/>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40">
    <w:nsid w:val="697E4B7A"/>
    <w:multiLevelType w:val="hybridMultilevel"/>
    <w:tmpl w:val="7FBCBF64"/>
    <w:lvl w:ilvl="0" w:tplc="04090001">
      <w:start w:val="1"/>
      <w:numFmt w:val="decimal"/>
      <w:lvlText w:val="%1."/>
      <w:lvlJc w:val="left"/>
      <w:pPr>
        <w:ind w:left="760" w:hanging="360"/>
      </w:pPr>
      <w:rPr>
        <w:rFonts w:hint="default"/>
        <w:b/>
      </w:rPr>
    </w:lvl>
    <w:lvl w:ilvl="1" w:tplc="04090003" w:tentative="1">
      <w:start w:val="1"/>
      <w:numFmt w:val="upperLetter"/>
      <w:lvlText w:val="%2."/>
      <w:lvlJc w:val="left"/>
      <w:pPr>
        <w:ind w:left="1200" w:hanging="400"/>
      </w:pPr>
    </w:lvl>
    <w:lvl w:ilvl="2" w:tplc="04090005" w:tentative="1">
      <w:start w:val="1"/>
      <w:numFmt w:val="lowerRoman"/>
      <w:lvlText w:val="%3."/>
      <w:lvlJc w:val="right"/>
      <w:pPr>
        <w:ind w:left="1600" w:hanging="400"/>
      </w:pPr>
    </w:lvl>
    <w:lvl w:ilvl="3" w:tplc="04090001" w:tentative="1">
      <w:start w:val="1"/>
      <w:numFmt w:val="decimal"/>
      <w:lvlText w:val="%4."/>
      <w:lvlJc w:val="left"/>
      <w:pPr>
        <w:ind w:left="2000" w:hanging="400"/>
      </w:pPr>
    </w:lvl>
    <w:lvl w:ilvl="4" w:tplc="04090003" w:tentative="1">
      <w:start w:val="1"/>
      <w:numFmt w:val="upperLetter"/>
      <w:lvlText w:val="%5."/>
      <w:lvlJc w:val="left"/>
      <w:pPr>
        <w:ind w:left="2400" w:hanging="400"/>
      </w:pPr>
    </w:lvl>
    <w:lvl w:ilvl="5" w:tplc="04090005" w:tentative="1">
      <w:start w:val="1"/>
      <w:numFmt w:val="lowerRoman"/>
      <w:lvlText w:val="%6."/>
      <w:lvlJc w:val="right"/>
      <w:pPr>
        <w:ind w:left="2800" w:hanging="400"/>
      </w:pPr>
    </w:lvl>
    <w:lvl w:ilvl="6" w:tplc="04090001" w:tentative="1">
      <w:start w:val="1"/>
      <w:numFmt w:val="decimal"/>
      <w:lvlText w:val="%7."/>
      <w:lvlJc w:val="left"/>
      <w:pPr>
        <w:ind w:left="3200" w:hanging="400"/>
      </w:pPr>
    </w:lvl>
    <w:lvl w:ilvl="7" w:tplc="04090003" w:tentative="1">
      <w:start w:val="1"/>
      <w:numFmt w:val="upperLetter"/>
      <w:lvlText w:val="%8."/>
      <w:lvlJc w:val="left"/>
      <w:pPr>
        <w:ind w:left="3600" w:hanging="400"/>
      </w:pPr>
    </w:lvl>
    <w:lvl w:ilvl="8" w:tplc="04090005" w:tentative="1">
      <w:start w:val="1"/>
      <w:numFmt w:val="lowerRoman"/>
      <w:lvlText w:val="%9."/>
      <w:lvlJc w:val="right"/>
      <w:pPr>
        <w:ind w:left="4000" w:hanging="400"/>
      </w:pPr>
    </w:lvl>
  </w:abstractNum>
  <w:abstractNum w:abstractNumId="41">
    <w:nsid w:val="6CA65C3C"/>
    <w:multiLevelType w:val="multilevel"/>
    <w:tmpl w:val="698E0E2C"/>
    <w:lvl w:ilvl="0">
      <w:start w:val="1"/>
      <w:numFmt w:val="decimal"/>
      <w:lvlText w:val="%1."/>
      <w:lvlJc w:val="left"/>
      <w:pPr>
        <w:ind w:left="425" w:hanging="425"/>
      </w:pPr>
      <w:rPr>
        <w:rFonts w:hint="default"/>
        <w:b/>
        <w:i w:val="0"/>
        <w:color w:val="943634" w:themeColor="accent2" w:themeShade="BF"/>
        <w:sz w:val="36"/>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42">
    <w:nsid w:val="708B52E7"/>
    <w:multiLevelType w:val="hybridMultilevel"/>
    <w:tmpl w:val="401E1CCA"/>
    <w:lvl w:ilvl="0" w:tplc="171ABA86">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4B17420"/>
    <w:multiLevelType w:val="multilevel"/>
    <w:tmpl w:val="FAB0DBE0"/>
    <w:lvl w:ilvl="0">
      <w:start w:val="1"/>
      <w:numFmt w:val="decimal"/>
      <w:lvlText w:val="%1."/>
      <w:lvlJc w:val="left"/>
      <w:pPr>
        <w:ind w:left="425" w:hanging="425"/>
      </w:pPr>
      <w:rPr>
        <w:rFonts w:hint="default"/>
        <w:b/>
        <w:i w:val="0"/>
        <w:color w:val="943634" w:themeColor="accent2" w:themeShade="BF"/>
        <w:sz w:val="36"/>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44">
    <w:nsid w:val="76CF39B7"/>
    <w:multiLevelType w:val="multilevel"/>
    <w:tmpl w:val="9D789816"/>
    <w:lvl w:ilvl="0">
      <w:start w:val="12"/>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5">
    <w:nsid w:val="771D6A6F"/>
    <w:multiLevelType w:val="hybridMultilevel"/>
    <w:tmpl w:val="D05E2C9C"/>
    <w:lvl w:ilvl="0" w:tplc="04090011">
      <w:start w:val="1"/>
      <w:numFmt w:val="decimalEnclosedCircle"/>
      <w:lvlText w:val="%1"/>
      <w:lvlJc w:val="left"/>
      <w:pPr>
        <w:ind w:left="400" w:hanging="400"/>
      </w:p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46">
    <w:nsid w:val="77844B99"/>
    <w:multiLevelType w:val="multilevel"/>
    <w:tmpl w:val="0F6CE76E"/>
    <w:lvl w:ilvl="0">
      <w:start w:val="1"/>
      <w:numFmt w:val="decimal"/>
      <w:pStyle w:val="ListParagraph"/>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nsid w:val="7DA27EE4"/>
    <w:multiLevelType w:val="multilevel"/>
    <w:tmpl w:val="6D26B458"/>
    <w:lvl w:ilvl="0">
      <w:start w:val="9"/>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6"/>
  </w:num>
  <w:num w:numId="2">
    <w:abstractNumId w:val="34"/>
  </w:num>
  <w:num w:numId="3">
    <w:abstractNumId w:val="37"/>
  </w:num>
  <w:num w:numId="4">
    <w:abstractNumId w:val="12"/>
  </w:num>
  <w:num w:numId="5">
    <w:abstractNumId w:val="33"/>
  </w:num>
  <w:num w:numId="6">
    <w:abstractNumId w:val="40"/>
  </w:num>
  <w:num w:numId="7">
    <w:abstractNumId w:val="0"/>
  </w:num>
  <w:num w:numId="8">
    <w:abstractNumId w:val="35"/>
  </w:num>
  <w:num w:numId="9">
    <w:abstractNumId w:val="27"/>
  </w:num>
  <w:num w:numId="10">
    <w:abstractNumId w:val="5"/>
  </w:num>
  <w:num w:numId="11">
    <w:abstractNumId w:val="45"/>
  </w:num>
  <w:num w:numId="12">
    <w:abstractNumId w:val="19"/>
  </w:num>
  <w:num w:numId="13">
    <w:abstractNumId w:val="36"/>
  </w:num>
  <w:num w:numId="14">
    <w:abstractNumId w:val="13"/>
  </w:num>
  <w:num w:numId="15">
    <w:abstractNumId w:val="46"/>
  </w:num>
  <w:num w:numId="16">
    <w:abstractNumId w:val="41"/>
  </w:num>
  <w:num w:numId="17">
    <w:abstractNumId w:val="32"/>
  </w:num>
  <w:num w:numId="18">
    <w:abstractNumId w:val="26"/>
  </w:num>
  <w:num w:numId="19">
    <w:abstractNumId w:val="1"/>
  </w:num>
  <w:num w:numId="20">
    <w:abstractNumId w:val="38"/>
  </w:num>
  <w:num w:numId="21">
    <w:abstractNumId w:val="8"/>
  </w:num>
  <w:num w:numId="22">
    <w:abstractNumId w:val="17"/>
  </w:num>
  <w:num w:numId="23">
    <w:abstractNumId w:val="44"/>
  </w:num>
  <w:num w:numId="24">
    <w:abstractNumId w:val="3"/>
  </w:num>
  <w:num w:numId="25">
    <w:abstractNumId w:val="46"/>
  </w:num>
  <w:num w:numId="26">
    <w:abstractNumId w:val="31"/>
  </w:num>
  <w:num w:numId="27">
    <w:abstractNumId w:val="24"/>
  </w:num>
  <w:num w:numId="28">
    <w:abstractNumId w:val="7"/>
  </w:num>
  <w:num w:numId="29">
    <w:abstractNumId w:val="30"/>
  </w:num>
  <w:num w:numId="30">
    <w:abstractNumId w:val="10"/>
  </w:num>
  <w:num w:numId="31">
    <w:abstractNumId w:val="15"/>
  </w:num>
  <w:num w:numId="32">
    <w:abstractNumId w:val="21"/>
  </w:num>
  <w:num w:numId="33">
    <w:abstractNumId w:val="29"/>
  </w:num>
  <w:num w:numId="34">
    <w:abstractNumId w:val="43"/>
  </w:num>
  <w:num w:numId="35">
    <w:abstractNumId w:val="2"/>
  </w:num>
  <w:num w:numId="36">
    <w:abstractNumId w:val="9"/>
  </w:num>
  <w:num w:numId="37">
    <w:abstractNumId w:val="39"/>
  </w:num>
  <w:num w:numId="38">
    <w:abstractNumId w:val="28"/>
  </w:num>
  <w:num w:numId="39">
    <w:abstractNumId w:val="11"/>
  </w:num>
  <w:num w:numId="40">
    <w:abstractNumId w:val="46"/>
  </w:num>
  <w:num w:numId="41">
    <w:abstractNumId w:val="46"/>
  </w:num>
  <w:num w:numId="42">
    <w:abstractNumId w:val="46"/>
  </w:num>
  <w:num w:numId="43">
    <w:abstractNumId w:val="18"/>
  </w:num>
  <w:num w:numId="44">
    <w:abstractNumId w:val="25"/>
  </w:num>
  <w:num w:numId="45">
    <w:abstractNumId w:val="14"/>
  </w:num>
  <w:num w:numId="46">
    <w:abstractNumId w:val="22"/>
  </w:num>
  <w:num w:numId="47">
    <w:abstractNumId w:val="23"/>
  </w:num>
  <w:num w:numId="48">
    <w:abstractNumId w:val="4"/>
  </w:num>
  <w:num w:numId="49">
    <w:abstractNumId w:val="39"/>
  </w:num>
  <w:num w:numId="50">
    <w:abstractNumId w:val="39"/>
  </w:num>
  <w:num w:numId="51">
    <w:abstractNumId w:val="39"/>
  </w:num>
  <w:num w:numId="52">
    <w:abstractNumId w:val="39"/>
  </w:num>
  <w:num w:numId="53">
    <w:abstractNumId w:val="39"/>
  </w:num>
  <w:num w:numId="54">
    <w:abstractNumId w:val="39"/>
  </w:num>
  <w:num w:numId="55">
    <w:abstractNumId w:val="39"/>
  </w:num>
  <w:num w:numId="56">
    <w:abstractNumId w:val="39"/>
  </w:num>
  <w:num w:numId="57">
    <w:abstractNumId w:val="20"/>
  </w:num>
  <w:num w:numId="58">
    <w:abstractNumId w:val="16"/>
  </w:num>
  <w:num w:numId="59">
    <w:abstractNumId w:val="39"/>
  </w:num>
  <w:num w:numId="60">
    <w:abstractNumId w:val="39"/>
  </w:num>
  <w:num w:numId="61">
    <w:abstractNumId w:val="42"/>
  </w:num>
  <w:num w:numId="62">
    <w:abstractNumId w:val="47"/>
  </w:num>
  <w:numIdMacAtCleanup w:val="6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Windows User">
    <w15:presenceInfo w15:providerId="None" w15:userId="Windows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revisionView w:markup="0"/>
  <w:trackRevision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0496"/>
    <w:rsid w:val="00006346"/>
    <w:rsid w:val="000072C0"/>
    <w:rsid w:val="00010BE1"/>
    <w:rsid w:val="00011449"/>
    <w:rsid w:val="00012ED5"/>
    <w:rsid w:val="00013285"/>
    <w:rsid w:val="00015888"/>
    <w:rsid w:val="000161F9"/>
    <w:rsid w:val="00016D2C"/>
    <w:rsid w:val="00017B1C"/>
    <w:rsid w:val="0002011F"/>
    <w:rsid w:val="0002020F"/>
    <w:rsid w:val="00022ED6"/>
    <w:rsid w:val="000236ED"/>
    <w:rsid w:val="00024777"/>
    <w:rsid w:val="000263DD"/>
    <w:rsid w:val="00027678"/>
    <w:rsid w:val="00033299"/>
    <w:rsid w:val="000362E2"/>
    <w:rsid w:val="0003701D"/>
    <w:rsid w:val="000401BE"/>
    <w:rsid w:val="00041726"/>
    <w:rsid w:val="00041F01"/>
    <w:rsid w:val="00044BE6"/>
    <w:rsid w:val="00044F18"/>
    <w:rsid w:val="00045146"/>
    <w:rsid w:val="00051702"/>
    <w:rsid w:val="00054C96"/>
    <w:rsid w:val="00055799"/>
    <w:rsid w:val="00056444"/>
    <w:rsid w:val="00061D9C"/>
    <w:rsid w:val="00062A0C"/>
    <w:rsid w:val="000644CB"/>
    <w:rsid w:val="00064573"/>
    <w:rsid w:val="00064663"/>
    <w:rsid w:val="00064B0B"/>
    <w:rsid w:val="00065B58"/>
    <w:rsid w:val="00067B20"/>
    <w:rsid w:val="00067DE4"/>
    <w:rsid w:val="00067FD9"/>
    <w:rsid w:val="00070624"/>
    <w:rsid w:val="0007082A"/>
    <w:rsid w:val="0007300D"/>
    <w:rsid w:val="000735FD"/>
    <w:rsid w:val="000744FC"/>
    <w:rsid w:val="00075056"/>
    <w:rsid w:val="000769EC"/>
    <w:rsid w:val="00077861"/>
    <w:rsid w:val="00077C99"/>
    <w:rsid w:val="0008473E"/>
    <w:rsid w:val="000853AD"/>
    <w:rsid w:val="000854D7"/>
    <w:rsid w:val="00085C8A"/>
    <w:rsid w:val="000863F9"/>
    <w:rsid w:val="00087780"/>
    <w:rsid w:val="00087A5F"/>
    <w:rsid w:val="00091793"/>
    <w:rsid w:val="0009370A"/>
    <w:rsid w:val="00093C74"/>
    <w:rsid w:val="00093DF7"/>
    <w:rsid w:val="000949CC"/>
    <w:rsid w:val="000A07C7"/>
    <w:rsid w:val="000A0B2B"/>
    <w:rsid w:val="000A1075"/>
    <w:rsid w:val="000A16E8"/>
    <w:rsid w:val="000A1AE5"/>
    <w:rsid w:val="000A6BD0"/>
    <w:rsid w:val="000B1B1E"/>
    <w:rsid w:val="000B231C"/>
    <w:rsid w:val="000B3880"/>
    <w:rsid w:val="000B3A43"/>
    <w:rsid w:val="000B49D5"/>
    <w:rsid w:val="000B4B25"/>
    <w:rsid w:val="000B6D65"/>
    <w:rsid w:val="000B70D4"/>
    <w:rsid w:val="000C3678"/>
    <w:rsid w:val="000C48C7"/>
    <w:rsid w:val="000C5FD7"/>
    <w:rsid w:val="000D06AB"/>
    <w:rsid w:val="000D12C8"/>
    <w:rsid w:val="000D1D53"/>
    <w:rsid w:val="000E006E"/>
    <w:rsid w:val="000E17A0"/>
    <w:rsid w:val="000E1B1A"/>
    <w:rsid w:val="000E2602"/>
    <w:rsid w:val="000E299D"/>
    <w:rsid w:val="000E55F1"/>
    <w:rsid w:val="000E55FA"/>
    <w:rsid w:val="000E5694"/>
    <w:rsid w:val="000E6A8E"/>
    <w:rsid w:val="000E6B4B"/>
    <w:rsid w:val="000E770C"/>
    <w:rsid w:val="000F01AC"/>
    <w:rsid w:val="000F0707"/>
    <w:rsid w:val="000F1835"/>
    <w:rsid w:val="000F533D"/>
    <w:rsid w:val="00102010"/>
    <w:rsid w:val="001030D7"/>
    <w:rsid w:val="00104A85"/>
    <w:rsid w:val="0010542E"/>
    <w:rsid w:val="00105E8A"/>
    <w:rsid w:val="001062BE"/>
    <w:rsid w:val="0010759E"/>
    <w:rsid w:val="00110ACD"/>
    <w:rsid w:val="001119C8"/>
    <w:rsid w:val="00113012"/>
    <w:rsid w:val="00116B08"/>
    <w:rsid w:val="0012006B"/>
    <w:rsid w:val="00120707"/>
    <w:rsid w:val="00120AD2"/>
    <w:rsid w:val="00120B2B"/>
    <w:rsid w:val="00121F94"/>
    <w:rsid w:val="00122B3D"/>
    <w:rsid w:val="0012530E"/>
    <w:rsid w:val="00125750"/>
    <w:rsid w:val="00125DAB"/>
    <w:rsid w:val="001315A1"/>
    <w:rsid w:val="00131956"/>
    <w:rsid w:val="00131E0C"/>
    <w:rsid w:val="001349E5"/>
    <w:rsid w:val="0013647C"/>
    <w:rsid w:val="00141108"/>
    <w:rsid w:val="001426D5"/>
    <w:rsid w:val="00143D79"/>
    <w:rsid w:val="001446F5"/>
    <w:rsid w:val="00145464"/>
    <w:rsid w:val="00147C54"/>
    <w:rsid w:val="0015095F"/>
    <w:rsid w:val="00151193"/>
    <w:rsid w:val="001516EA"/>
    <w:rsid w:val="001518C6"/>
    <w:rsid w:val="001520C5"/>
    <w:rsid w:val="00152FD9"/>
    <w:rsid w:val="00153408"/>
    <w:rsid w:val="0015371D"/>
    <w:rsid w:val="00156F4F"/>
    <w:rsid w:val="00156FC9"/>
    <w:rsid w:val="00161EE0"/>
    <w:rsid w:val="001636A0"/>
    <w:rsid w:val="0016398F"/>
    <w:rsid w:val="00164C79"/>
    <w:rsid w:val="00166812"/>
    <w:rsid w:val="00171313"/>
    <w:rsid w:val="00176A7E"/>
    <w:rsid w:val="00180FBB"/>
    <w:rsid w:val="00181DFC"/>
    <w:rsid w:val="00184254"/>
    <w:rsid w:val="001855E8"/>
    <w:rsid w:val="001930E7"/>
    <w:rsid w:val="00193211"/>
    <w:rsid w:val="00193539"/>
    <w:rsid w:val="001939CD"/>
    <w:rsid w:val="0019657C"/>
    <w:rsid w:val="001966E6"/>
    <w:rsid w:val="001970BD"/>
    <w:rsid w:val="00197840"/>
    <w:rsid w:val="001A006C"/>
    <w:rsid w:val="001A139B"/>
    <w:rsid w:val="001A375A"/>
    <w:rsid w:val="001A4856"/>
    <w:rsid w:val="001A61CD"/>
    <w:rsid w:val="001A75C2"/>
    <w:rsid w:val="001B48C6"/>
    <w:rsid w:val="001B5D0C"/>
    <w:rsid w:val="001B5D4C"/>
    <w:rsid w:val="001C0148"/>
    <w:rsid w:val="001C08E1"/>
    <w:rsid w:val="001C2110"/>
    <w:rsid w:val="001C307D"/>
    <w:rsid w:val="001C3F22"/>
    <w:rsid w:val="001C4F61"/>
    <w:rsid w:val="001C5C48"/>
    <w:rsid w:val="001C77A9"/>
    <w:rsid w:val="001D0937"/>
    <w:rsid w:val="001D263E"/>
    <w:rsid w:val="001D3B9E"/>
    <w:rsid w:val="001D50C0"/>
    <w:rsid w:val="001D6509"/>
    <w:rsid w:val="001D6F77"/>
    <w:rsid w:val="001E2E12"/>
    <w:rsid w:val="001E3F07"/>
    <w:rsid w:val="001E4048"/>
    <w:rsid w:val="001E4649"/>
    <w:rsid w:val="001E6F49"/>
    <w:rsid w:val="001E761A"/>
    <w:rsid w:val="001E7BBB"/>
    <w:rsid w:val="001E7C61"/>
    <w:rsid w:val="001F1F86"/>
    <w:rsid w:val="001F590E"/>
    <w:rsid w:val="001F71B7"/>
    <w:rsid w:val="00200F80"/>
    <w:rsid w:val="002017F0"/>
    <w:rsid w:val="00201B69"/>
    <w:rsid w:val="0020286A"/>
    <w:rsid w:val="00202DB2"/>
    <w:rsid w:val="00203506"/>
    <w:rsid w:val="00205BCE"/>
    <w:rsid w:val="00206E02"/>
    <w:rsid w:val="00207079"/>
    <w:rsid w:val="00207486"/>
    <w:rsid w:val="002107D2"/>
    <w:rsid w:val="0021317B"/>
    <w:rsid w:val="002161A9"/>
    <w:rsid w:val="00220717"/>
    <w:rsid w:val="00220AFE"/>
    <w:rsid w:val="00220F5C"/>
    <w:rsid w:val="00222AAF"/>
    <w:rsid w:val="0022325C"/>
    <w:rsid w:val="00224A94"/>
    <w:rsid w:val="00230276"/>
    <w:rsid w:val="002315C1"/>
    <w:rsid w:val="00231D79"/>
    <w:rsid w:val="0023251D"/>
    <w:rsid w:val="00232D08"/>
    <w:rsid w:val="00233A93"/>
    <w:rsid w:val="00235EDF"/>
    <w:rsid w:val="00235F00"/>
    <w:rsid w:val="002372F4"/>
    <w:rsid w:val="00237F77"/>
    <w:rsid w:val="0024080F"/>
    <w:rsid w:val="00240CA1"/>
    <w:rsid w:val="002414E8"/>
    <w:rsid w:val="00244796"/>
    <w:rsid w:val="00244BB0"/>
    <w:rsid w:val="00244C97"/>
    <w:rsid w:val="00246B60"/>
    <w:rsid w:val="00250064"/>
    <w:rsid w:val="00250EDE"/>
    <w:rsid w:val="0025514B"/>
    <w:rsid w:val="002575A4"/>
    <w:rsid w:val="0026163E"/>
    <w:rsid w:val="00262753"/>
    <w:rsid w:val="00263231"/>
    <w:rsid w:val="00265BF8"/>
    <w:rsid w:val="00266B5A"/>
    <w:rsid w:val="0026776D"/>
    <w:rsid w:val="00270FC8"/>
    <w:rsid w:val="00273958"/>
    <w:rsid w:val="00274972"/>
    <w:rsid w:val="002758AA"/>
    <w:rsid w:val="00275A50"/>
    <w:rsid w:val="00275C0C"/>
    <w:rsid w:val="00276A8F"/>
    <w:rsid w:val="00280123"/>
    <w:rsid w:val="00281C9B"/>
    <w:rsid w:val="00282208"/>
    <w:rsid w:val="0028241F"/>
    <w:rsid w:val="002834C4"/>
    <w:rsid w:val="002835A2"/>
    <w:rsid w:val="00290538"/>
    <w:rsid w:val="002909A7"/>
    <w:rsid w:val="002912B3"/>
    <w:rsid w:val="002957D6"/>
    <w:rsid w:val="00296993"/>
    <w:rsid w:val="002973D9"/>
    <w:rsid w:val="002A172E"/>
    <w:rsid w:val="002A3639"/>
    <w:rsid w:val="002A4411"/>
    <w:rsid w:val="002A62F2"/>
    <w:rsid w:val="002A65A7"/>
    <w:rsid w:val="002B0E00"/>
    <w:rsid w:val="002B1F79"/>
    <w:rsid w:val="002B22FB"/>
    <w:rsid w:val="002B308D"/>
    <w:rsid w:val="002B3EA7"/>
    <w:rsid w:val="002B5C22"/>
    <w:rsid w:val="002B60AF"/>
    <w:rsid w:val="002B70F6"/>
    <w:rsid w:val="002B7569"/>
    <w:rsid w:val="002C09EE"/>
    <w:rsid w:val="002C176D"/>
    <w:rsid w:val="002C3F8A"/>
    <w:rsid w:val="002C4C4B"/>
    <w:rsid w:val="002C5C28"/>
    <w:rsid w:val="002C7350"/>
    <w:rsid w:val="002D0042"/>
    <w:rsid w:val="002D025E"/>
    <w:rsid w:val="002D2769"/>
    <w:rsid w:val="002D303B"/>
    <w:rsid w:val="002D3D17"/>
    <w:rsid w:val="002D436B"/>
    <w:rsid w:val="002D5379"/>
    <w:rsid w:val="002D5B66"/>
    <w:rsid w:val="002D5C07"/>
    <w:rsid w:val="002D7B92"/>
    <w:rsid w:val="002E211C"/>
    <w:rsid w:val="002E279F"/>
    <w:rsid w:val="002E3AAF"/>
    <w:rsid w:val="002E3CBA"/>
    <w:rsid w:val="002E5DC1"/>
    <w:rsid w:val="002E6C49"/>
    <w:rsid w:val="002E71B2"/>
    <w:rsid w:val="002F0443"/>
    <w:rsid w:val="002F04AC"/>
    <w:rsid w:val="002F210E"/>
    <w:rsid w:val="002F22B4"/>
    <w:rsid w:val="002F660F"/>
    <w:rsid w:val="002F6B74"/>
    <w:rsid w:val="0030059B"/>
    <w:rsid w:val="00302132"/>
    <w:rsid w:val="00302204"/>
    <w:rsid w:val="00302425"/>
    <w:rsid w:val="00302A3B"/>
    <w:rsid w:val="00302CC9"/>
    <w:rsid w:val="00304CE2"/>
    <w:rsid w:val="00310661"/>
    <w:rsid w:val="00310C10"/>
    <w:rsid w:val="00313176"/>
    <w:rsid w:val="00314134"/>
    <w:rsid w:val="00316997"/>
    <w:rsid w:val="0032081A"/>
    <w:rsid w:val="0032223A"/>
    <w:rsid w:val="00323C70"/>
    <w:rsid w:val="00323F1D"/>
    <w:rsid w:val="00324B69"/>
    <w:rsid w:val="00326FAC"/>
    <w:rsid w:val="00327E82"/>
    <w:rsid w:val="00330C51"/>
    <w:rsid w:val="003336B7"/>
    <w:rsid w:val="00335B2C"/>
    <w:rsid w:val="00341014"/>
    <w:rsid w:val="00341B77"/>
    <w:rsid w:val="003433DB"/>
    <w:rsid w:val="0034408C"/>
    <w:rsid w:val="00346511"/>
    <w:rsid w:val="00346F22"/>
    <w:rsid w:val="00350B29"/>
    <w:rsid w:val="00350B9D"/>
    <w:rsid w:val="00352B6B"/>
    <w:rsid w:val="00353899"/>
    <w:rsid w:val="00356521"/>
    <w:rsid w:val="00357DE0"/>
    <w:rsid w:val="00362EF2"/>
    <w:rsid w:val="00363E51"/>
    <w:rsid w:val="00366124"/>
    <w:rsid w:val="00367C8C"/>
    <w:rsid w:val="00371173"/>
    <w:rsid w:val="003763E4"/>
    <w:rsid w:val="0037642E"/>
    <w:rsid w:val="00376551"/>
    <w:rsid w:val="00377735"/>
    <w:rsid w:val="00377D16"/>
    <w:rsid w:val="00385A6E"/>
    <w:rsid w:val="00386742"/>
    <w:rsid w:val="00390539"/>
    <w:rsid w:val="003924C0"/>
    <w:rsid w:val="00393F53"/>
    <w:rsid w:val="003A00FA"/>
    <w:rsid w:val="003A21BB"/>
    <w:rsid w:val="003A4A85"/>
    <w:rsid w:val="003A59D2"/>
    <w:rsid w:val="003B0A4D"/>
    <w:rsid w:val="003B1AEC"/>
    <w:rsid w:val="003B37C9"/>
    <w:rsid w:val="003B7098"/>
    <w:rsid w:val="003B761E"/>
    <w:rsid w:val="003C00F8"/>
    <w:rsid w:val="003C0B36"/>
    <w:rsid w:val="003C1DBE"/>
    <w:rsid w:val="003C2234"/>
    <w:rsid w:val="003C2FA7"/>
    <w:rsid w:val="003C3CEE"/>
    <w:rsid w:val="003C40D7"/>
    <w:rsid w:val="003C7440"/>
    <w:rsid w:val="003D03E6"/>
    <w:rsid w:val="003D174A"/>
    <w:rsid w:val="003D2B20"/>
    <w:rsid w:val="003D2D5E"/>
    <w:rsid w:val="003D609E"/>
    <w:rsid w:val="003D7EFF"/>
    <w:rsid w:val="003E0AE4"/>
    <w:rsid w:val="003F2719"/>
    <w:rsid w:val="003F2BD7"/>
    <w:rsid w:val="003F2F04"/>
    <w:rsid w:val="003F3139"/>
    <w:rsid w:val="003F3296"/>
    <w:rsid w:val="003F3EC6"/>
    <w:rsid w:val="003F4294"/>
    <w:rsid w:val="003F56EB"/>
    <w:rsid w:val="003F5EFA"/>
    <w:rsid w:val="00400241"/>
    <w:rsid w:val="00401BA5"/>
    <w:rsid w:val="0040311D"/>
    <w:rsid w:val="00403FDF"/>
    <w:rsid w:val="00405808"/>
    <w:rsid w:val="00407889"/>
    <w:rsid w:val="0041503A"/>
    <w:rsid w:val="004179A6"/>
    <w:rsid w:val="004207AA"/>
    <w:rsid w:val="00420942"/>
    <w:rsid w:val="00420E16"/>
    <w:rsid w:val="00423104"/>
    <w:rsid w:val="00423BAE"/>
    <w:rsid w:val="0042496B"/>
    <w:rsid w:val="004316E1"/>
    <w:rsid w:val="004334DF"/>
    <w:rsid w:val="004419A9"/>
    <w:rsid w:val="0044553B"/>
    <w:rsid w:val="0045027F"/>
    <w:rsid w:val="004506D5"/>
    <w:rsid w:val="00452924"/>
    <w:rsid w:val="004532F8"/>
    <w:rsid w:val="0045336F"/>
    <w:rsid w:val="004547C0"/>
    <w:rsid w:val="00455A39"/>
    <w:rsid w:val="00460990"/>
    <w:rsid w:val="00463666"/>
    <w:rsid w:val="00463AA2"/>
    <w:rsid w:val="00464B45"/>
    <w:rsid w:val="00465CA0"/>
    <w:rsid w:val="00470886"/>
    <w:rsid w:val="00470B1D"/>
    <w:rsid w:val="00470D95"/>
    <w:rsid w:val="00471096"/>
    <w:rsid w:val="00471814"/>
    <w:rsid w:val="004722DA"/>
    <w:rsid w:val="00473365"/>
    <w:rsid w:val="00475196"/>
    <w:rsid w:val="004763B0"/>
    <w:rsid w:val="0048373C"/>
    <w:rsid w:val="0048376D"/>
    <w:rsid w:val="00486D54"/>
    <w:rsid w:val="0049191C"/>
    <w:rsid w:val="004923B3"/>
    <w:rsid w:val="004926C4"/>
    <w:rsid w:val="00492FF0"/>
    <w:rsid w:val="00495B5A"/>
    <w:rsid w:val="00496AE8"/>
    <w:rsid w:val="00497EB2"/>
    <w:rsid w:val="004A272C"/>
    <w:rsid w:val="004A2D94"/>
    <w:rsid w:val="004A5115"/>
    <w:rsid w:val="004A5254"/>
    <w:rsid w:val="004A5BCB"/>
    <w:rsid w:val="004A6096"/>
    <w:rsid w:val="004B0475"/>
    <w:rsid w:val="004B18CD"/>
    <w:rsid w:val="004B1CD9"/>
    <w:rsid w:val="004B2B41"/>
    <w:rsid w:val="004B3C43"/>
    <w:rsid w:val="004B4F5E"/>
    <w:rsid w:val="004B622C"/>
    <w:rsid w:val="004B65FB"/>
    <w:rsid w:val="004B6E98"/>
    <w:rsid w:val="004C3014"/>
    <w:rsid w:val="004C3369"/>
    <w:rsid w:val="004C54B3"/>
    <w:rsid w:val="004C797F"/>
    <w:rsid w:val="004C7B70"/>
    <w:rsid w:val="004D0AC4"/>
    <w:rsid w:val="004D2937"/>
    <w:rsid w:val="004D2C54"/>
    <w:rsid w:val="004D56FC"/>
    <w:rsid w:val="004E1222"/>
    <w:rsid w:val="004E163F"/>
    <w:rsid w:val="004E233F"/>
    <w:rsid w:val="004E26B8"/>
    <w:rsid w:val="004E2FC1"/>
    <w:rsid w:val="004E4EA4"/>
    <w:rsid w:val="004E57FA"/>
    <w:rsid w:val="004E6413"/>
    <w:rsid w:val="004F1F1B"/>
    <w:rsid w:val="004F239D"/>
    <w:rsid w:val="004F35CA"/>
    <w:rsid w:val="004F40AB"/>
    <w:rsid w:val="004F4E0A"/>
    <w:rsid w:val="004F5A6E"/>
    <w:rsid w:val="004F618F"/>
    <w:rsid w:val="004F65B0"/>
    <w:rsid w:val="004F6A86"/>
    <w:rsid w:val="004F796B"/>
    <w:rsid w:val="004F7AB9"/>
    <w:rsid w:val="00501618"/>
    <w:rsid w:val="0050317A"/>
    <w:rsid w:val="00503B18"/>
    <w:rsid w:val="00504182"/>
    <w:rsid w:val="00505A50"/>
    <w:rsid w:val="00506B6E"/>
    <w:rsid w:val="00506FA0"/>
    <w:rsid w:val="00507057"/>
    <w:rsid w:val="00512CFA"/>
    <w:rsid w:val="00513DA9"/>
    <w:rsid w:val="00513E2A"/>
    <w:rsid w:val="005160EA"/>
    <w:rsid w:val="00522DCE"/>
    <w:rsid w:val="00523851"/>
    <w:rsid w:val="00524233"/>
    <w:rsid w:val="00525FCE"/>
    <w:rsid w:val="00527C4A"/>
    <w:rsid w:val="0053102F"/>
    <w:rsid w:val="005320F3"/>
    <w:rsid w:val="00534385"/>
    <w:rsid w:val="005349B4"/>
    <w:rsid w:val="00536765"/>
    <w:rsid w:val="0053729A"/>
    <w:rsid w:val="0054048D"/>
    <w:rsid w:val="00540DBC"/>
    <w:rsid w:val="00552A8A"/>
    <w:rsid w:val="00555D03"/>
    <w:rsid w:val="0056455B"/>
    <w:rsid w:val="00565EEB"/>
    <w:rsid w:val="00572ED9"/>
    <w:rsid w:val="00572F3C"/>
    <w:rsid w:val="0057632B"/>
    <w:rsid w:val="00583E57"/>
    <w:rsid w:val="005840F5"/>
    <w:rsid w:val="005908C5"/>
    <w:rsid w:val="00591FBA"/>
    <w:rsid w:val="00592307"/>
    <w:rsid w:val="005A3F60"/>
    <w:rsid w:val="005A44FF"/>
    <w:rsid w:val="005A54BF"/>
    <w:rsid w:val="005B08AF"/>
    <w:rsid w:val="005B3B77"/>
    <w:rsid w:val="005B4322"/>
    <w:rsid w:val="005B4554"/>
    <w:rsid w:val="005C44A0"/>
    <w:rsid w:val="005C56FB"/>
    <w:rsid w:val="005C5AAC"/>
    <w:rsid w:val="005C69C3"/>
    <w:rsid w:val="005D2B42"/>
    <w:rsid w:val="005D3C02"/>
    <w:rsid w:val="005D5A20"/>
    <w:rsid w:val="005D6822"/>
    <w:rsid w:val="005D787B"/>
    <w:rsid w:val="005E0A75"/>
    <w:rsid w:val="005E1340"/>
    <w:rsid w:val="005E2642"/>
    <w:rsid w:val="005E3C3D"/>
    <w:rsid w:val="005E495C"/>
    <w:rsid w:val="005E4F9C"/>
    <w:rsid w:val="005F0A6D"/>
    <w:rsid w:val="005F22ED"/>
    <w:rsid w:val="005F3FCF"/>
    <w:rsid w:val="005F62A8"/>
    <w:rsid w:val="005F632D"/>
    <w:rsid w:val="006014B9"/>
    <w:rsid w:val="006067D0"/>
    <w:rsid w:val="00606B87"/>
    <w:rsid w:val="00606C14"/>
    <w:rsid w:val="00611F1C"/>
    <w:rsid w:val="006125A7"/>
    <w:rsid w:val="00612C8D"/>
    <w:rsid w:val="00615A3C"/>
    <w:rsid w:val="00616B8F"/>
    <w:rsid w:val="0061718A"/>
    <w:rsid w:val="00617C5F"/>
    <w:rsid w:val="00621D48"/>
    <w:rsid w:val="006225E4"/>
    <w:rsid w:val="00622850"/>
    <w:rsid w:val="00622C05"/>
    <w:rsid w:val="0062682D"/>
    <w:rsid w:val="0062796B"/>
    <w:rsid w:val="00627BE5"/>
    <w:rsid w:val="006330FA"/>
    <w:rsid w:val="006345A0"/>
    <w:rsid w:val="006357CE"/>
    <w:rsid w:val="006367C4"/>
    <w:rsid w:val="006409C0"/>
    <w:rsid w:val="006410BA"/>
    <w:rsid w:val="006414F1"/>
    <w:rsid w:val="00641C49"/>
    <w:rsid w:val="00643771"/>
    <w:rsid w:val="00644691"/>
    <w:rsid w:val="00647633"/>
    <w:rsid w:val="00655661"/>
    <w:rsid w:val="00656479"/>
    <w:rsid w:val="00656701"/>
    <w:rsid w:val="00656943"/>
    <w:rsid w:val="006571D4"/>
    <w:rsid w:val="00662439"/>
    <w:rsid w:val="00665227"/>
    <w:rsid w:val="00672825"/>
    <w:rsid w:val="00673773"/>
    <w:rsid w:val="00673E02"/>
    <w:rsid w:val="00675210"/>
    <w:rsid w:val="00677392"/>
    <w:rsid w:val="006805F7"/>
    <w:rsid w:val="00680C23"/>
    <w:rsid w:val="00686997"/>
    <w:rsid w:val="00686FA2"/>
    <w:rsid w:val="00687126"/>
    <w:rsid w:val="006A04A4"/>
    <w:rsid w:val="006A1A02"/>
    <w:rsid w:val="006A229C"/>
    <w:rsid w:val="006A2455"/>
    <w:rsid w:val="006A6840"/>
    <w:rsid w:val="006A6D6D"/>
    <w:rsid w:val="006B1514"/>
    <w:rsid w:val="006B1F50"/>
    <w:rsid w:val="006B20FE"/>
    <w:rsid w:val="006B5A7B"/>
    <w:rsid w:val="006B6EC5"/>
    <w:rsid w:val="006C18C3"/>
    <w:rsid w:val="006C2E6E"/>
    <w:rsid w:val="006C491F"/>
    <w:rsid w:val="006C7645"/>
    <w:rsid w:val="006D0A51"/>
    <w:rsid w:val="006D22DE"/>
    <w:rsid w:val="006D3F2F"/>
    <w:rsid w:val="006D45EE"/>
    <w:rsid w:val="006D4A49"/>
    <w:rsid w:val="006D5C3C"/>
    <w:rsid w:val="006D65AD"/>
    <w:rsid w:val="006D65B9"/>
    <w:rsid w:val="006E0FFE"/>
    <w:rsid w:val="006E11DC"/>
    <w:rsid w:val="006E5C98"/>
    <w:rsid w:val="006E6A79"/>
    <w:rsid w:val="006E7BCF"/>
    <w:rsid w:val="006E7F42"/>
    <w:rsid w:val="006F2035"/>
    <w:rsid w:val="006F2CB7"/>
    <w:rsid w:val="006F2EF4"/>
    <w:rsid w:val="006F58AF"/>
    <w:rsid w:val="006F657C"/>
    <w:rsid w:val="007005D6"/>
    <w:rsid w:val="007041EB"/>
    <w:rsid w:val="0071173D"/>
    <w:rsid w:val="0071431B"/>
    <w:rsid w:val="00714F79"/>
    <w:rsid w:val="007164C0"/>
    <w:rsid w:val="00717223"/>
    <w:rsid w:val="007200A1"/>
    <w:rsid w:val="00722CD8"/>
    <w:rsid w:val="00722FAF"/>
    <w:rsid w:val="00723757"/>
    <w:rsid w:val="007240BE"/>
    <w:rsid w:val="00724EC1"/>
    <w:rsid w:val="0072530A"/>
    <w:rsid w:val="00725E92"/>
    <w:rsid w:val="00726042"/>
    <w:rsid w:val="00726C4C"/>
    <w:rsid w:val="00726FE7"/>
    <w:rsid w:val="007270C5"/>
    <w:rsid w:val="007271BF"/>
    <w:rsid w:val="00730901"/>
    <w:rsid w:val="00730A4C"/>
    <w:rsid w:val="007314AE"/>
    <w:rsid w:val="0073495D"/>
    <w:rsid w:val="00736803"/>
    <w:rsid w:val="00736B38"/>
    <w:rsid w:val="007417B3"/>
    <w:rsid w:val="00742954"/>
    <w:rsid w:val="007515B0"/>
    <w:rsid w:val="00757D00"/>
    <w:rsid w:val="00761782"/>
    <w:rsid w:val="00762D25"/>
    <w:rsid w:val="00763D6C"/>
    <w:rsid w:val="00770364"/>
    <w:rsid w:val="007739FE"/>
    <w:rsid w:val="007747C3"/>
    <w:rsid w:val="00777B4B"/>
    <w:rsid w:val="0078036A"/>
    <w:rsid w:val="00783421"/>
    <w:rsid w:val="00784732"/>
    <w:rsid w:val="007869BF"/>
    <w:rsid w:val="00786CC5"/>
    <w:rsid w:val="00787B8F"/>
    <w:rsid w:val="00790716"/>
    <w:rsid w:val="0079142F"/>
    <w:rsid w:val="00791C6C"/>
    <w:rsid w:val="00791EDC"/>
    <w:rsid w:val="00793EDB"/>
    <w:rsid w:val="00794359"/>
    <w:rsid w:val="007946A2"/>
    <w:rsid w:val="007A08F0"/>
    <w:rsid w:val="007A7B70"/>
    <w:rsid w:val="007B04D4"/>
    <w:rsid w:val="007B14E6"/>
    <w:rsid w:val="007B174B"/>
    <w:rsid w:val="007B1DB1"/>
    <w:rsid w:val="007B1FD6"/>
    <w:rsid w:val="007B427D"/>
    <w:rsid w:val="007B4B03"/>
    <w:rsid w:val="007B5563"/>
    <w:rsid w:val="007B7832"/>
    <w:rsid w:val="007C1AB5"/>
    <w:rsid w:val="007C3F34"/>
    <w:rsid w:val="007C4B6A"/>
    <w:rsid w:val="007C57C7"/>
    <w:rsid w:val="007C653B"/>
    <w:rsid w:val="007C66BB"/>
    <w:rsid w:val="007C6AF5"/>
    <w:rsid w:val="007D11C0"/>
    <w:rsid w:val="007D2D81"/>
    <w:rsid w:val="007D3D4D"/>
    <w:rsid w:val="007D4DC1"/>
    <w:rsid w:val="007D55B2"/>
    <w:rsid w:val="007E0002"/>
    <w:rsid w:val="007E11AD"/>
    <w:rsid w:val="007E1F67"/>
    <w:rsid w:val="007E5E6C"/>
    <w:rsid w:val="007F2B8A"/>
    <w:rsid w:val="007F48C1"/>
    <w:rsid w:val="007F4CB1"/>
    <w:rsid w:val="007F66E4"/>
    <w:rsid w:val="007F6A46"/>
    <w:rsid w:val="007F6AFD"/>
    <w:rsid w:val="00800C51"/>
    <w:rsid w:val="008042AE"/>
    <w:rsid w:val="00804D2A"/>
    <w:rsid w:val="008057A5"/>
    <w:rsid w:val="00805F37"/>
    <w:rsid w:val="0080663B"/>
    <w:rsid w:val="0081536F"/>
    <w:rsid w:val="00816792"/>
    <w:rsid w:val="00821E3C"/>
    <w:rsid w:val="00823016"/>
    <w:rsid w:val="00823D30"/>
    <w:rsid w:val="008253AA"/>
    <w:rsid w:val="00826415"/>
    <w:rsid w:val="00827442"/>
    <w:rsid w:val="00827F28"/>
    <w:rsid w:val="00831BB4"/>
    <w:rsid w:val="00833EA4"/>
    <w:rsid w:val="00835A8B"/>
    <w:rsid w:val="008412E2"/>
    <w:rsid w:val="0084181B"/>
    <w:rsid w:val="00846531"/>
    <w:rsid w:val="00847701"/>
    <w:rsid w:val="00851A6A"/>
    <w:rsid w:val="00856E40"/>
    <w:rsid w:val="00860678"/>
    <w:rsid w:val="008617EE"/>
    <w:rsid w:val="0086219C"/>
    <w:rsid w:val="00865F67"/>
    <w:rsid w:val="008672BC"/>
    <w:rsid w:val="00867314"/>
    <w:rsid w:val="0086733C"/>
    <w:rsid w:val="00867C60"/>
    <w:rsid w:val="008715FF"/>
    <w:rsid w:val="00872966"/>
    <w:rsid w:val="008739D1"/>
    <w:rsid w:val="00873CE5"/>
    <w:rsid w:val="00873E00"/>
    <w:rsid w:val="00877F00"/>
    <w:rsid w:val="00882CC6"/>
    <w:rsid w:val="0088376E"/>
    <w:rsid w:val="0088454B"/>
    <w:rsid w:val="008845EF"/>
    <w:rsid w:val="008850B2"/>
    <w:rsid w:val="00887615"/>
    <w:rsid w:val="00887DDC"/>
    <w:rsid w:val="00890B5E"/>
    <w:rsid w:val="00890F27"/>
    <w:rsid w:val="00892FC9"/>
    <w:rsid w:val="0089477D"/>
    <w:rsid w:val="0089644C"/>
    <w:rsid w:val="008A1578"/>
    <w:rsid w:val="008A2511"/>
    <w:rsid w:val="008A37AA"/>
    <w:rsid w:val="008A5752"/>
    <w:rsid w:val="008B06F4"/>
    <w:rsid w:val="008B08A4"/>
    <w:rsid w:val="008B0C1A"/>
    <w:rsid w:val="008B33F2"/>
    <w:rsid w:val="008B3CAE"/>
    <w:rsid w:val="008B4695"/>
    <w:rsid w:val="008C0FFB"/>
    <w:rsid w:val="008C2425"/>
    <w:rsid w:val="008C6B3C"/>
    <w:rsid w:val="008C739D"/>
    <w:rsid w:val="008C7AC2"/>
    <w:rsid w:val="008D2F75"/>
    <w:rsid w:val="008D4570"/>
    <w:rsid w:val="008E0A21"/>
    <w:rsid w:val="008E1AF2"/>
    <w:rsid w:val="008E3689"/>
    <w:rsid w:val="008E4D0D"/>
    <w:rsid w:val="008E56AB"/>
    <w:rsid w:val="008E6790"/>
    <w:rsid w:val="008F464D"/>
    <w:rsid w:val="008F4796"/>
    <w:rsid w:val="008F4DC9"/>
    <w:rsid w:val="008F64A0"/>
    <w:rsid w:val="008F7A6C"/>
    <w:rsid w:val="008F7D0E"/>
    <w:rsid w:val="00901F60"/>
    <w:rsid w:val="009024AE"/>
    <w:rsid w:val="00903E5A"/>
    <w:rsid w:val="00905422"/>
    <w:rsid w:val="009109EC"/>
    <w:rsid w:val="0091225C"/>
    <w:rsid w:val="009123E8"/>
    <w:rsid w:val="00914B00"/>
    <w:rsid w:val="00916FBF"/>
    <w:rsid w:val="00921B94"/>
    <w:rsid w:val="00923E00"/>
    <w:rsid w:val="00925773"/>
    <w:rsid w:val="00925FD1"/>
    <w:rsid w:val="00927D3A"/>
    <w:rsid w:val="00927F12"/>
    <w:rsid w:val="00932995"/>
    <w:rsid w:val="009332D6"/>
    <w:rsid w:val="0093447B"/>
    <w:rsid w:val="0093707E"/>
    <w:rsid w:val="00937148"/>
    <w:rsid w:val="009374E6"/>
    <w:rsid w:val="00937F5E"/>
    <w:rsid w:val="00940A77"/>
    <w:rsid w:val="0094466D"/>
    <w:rsid w:val="00945AD1"/>
    <w:rsid w:val="009505F3"/>
    <w:rsid w:val="0095076A"/>
    <w:rsid w:val="00952228"/>
    <w:rsid w:val="00956BB6"/>
    <w:rsid w:val="00960B69"/>
    <w:rsid w:val="00961B49"/>
    <w:rsid w:val="0096246A"/>
    <w:rsid w:val="00963778"/>
    <w:rsid w:val="00964598"/>
    <w:rsid w:val="00964EAD"/>
    <w:rsid w:val="009734EE"/>
    <w:rsid w:val="009775A8"/>
    <w:rsid w:val="00981046"/>
    <w:rsid w:val="00983B25"/>
    <w:rsid w:val="009878DD"/>
    <w:rsid w:val="009901CD"/>
    <w:rsid w:val="009904B6"/>
    <w:rsid w:val="009905F4"/>
    <w:rsid w:val="00990CE5"/>
    <w:rsid w:val="00991F65"/>
    <w:rsid w:val="00994A1F"/>
    <w:rsid w:val="0099693C"/>
    <w:rsid w:val="00997084"/>
    <w:rsid w:val="009A003C"/>
    <w:rsid w:val="009A1CB2"/>
    <w:rsid w:val="009A4EE9"/>
    <w:rsid w:val="009A629F"/>
    <w:rsid w:val="009B00BF"/>
    <w:rsid w:val="009B13EB"/>
    <w:rsid w:val="009B13FA"/>
    <w:rsid w:val="009B18FB"/>
    <w:rsid w:val="009B29D9"/>
    <w:rsid w:val="009B346D"/>
    <w:rsid w:val="009B6181"/>
    <w:rsid w:val="009C0AF2"/>
    <w:rsid w:val="009C1567"/>
    <w:rsid w:val="009C5428"/>
    <w:rsid w:val="009C60F2"/>
    <w:rsid w:val="009C60FA"/>
    <w:rsid w:val="009C6734"/>
    <w:rsid w:val="009C7F27"/>
    <w:rsid w:val="009D1071"/>
    <w:rsid w:val="009D1218"/>
    <w:rsid w:val="009D3582"/>
    <w:rsid w:val="009D450D"/>
    <w:rsid w:val="009D4FB7"/>
    <w:rsid w:val="009D58C4"/>
    <w:rsid w:val="009D5E8C"/>
    <w:rsid w:val="009D6699"/>
    <w:rsid w:val="009D7E51"/>
    <w:rsid w:val="009E00FF"/>
    <w:rsid w:val="009E0A19"/>
    <w:rsid w:val="009E3103"/>
    <w:rsid w:val="009E48E7"/>
    <w:rsid w:val="009E4C0F"/>
    <w:rsid w:val="009E516A"/>
    <w:rsid w:val="009F1165"/>
    <w:rsid w:val="009F1CE5"/>
    <w:rsid w:val="009F2B08"/>
    <w:rsid w:val="009F2B52"/>
    <w:rsid w:val="009F3194"/>
    <w:rsid w:val="009F3358"/>
    <w:rsid w:val="009F3812"/>
    <w:rsid w:val="009F38EE"/>
    <w:rsid w:val="009F3DAF"/>
    <w:rsid w:val="009F45C1"/>
    <w:rsid w:val="009F65C0"/>
    <w:rsid w:val="00A01FAA"/>
    <w:rsid w:val="00A0294B"/>
    <w:rsid w:val="00A02FD9"/>
    <w:rsid w:val="00A0582D"/>
    <w:rsid w:val="00A05B39"/>
    <w:rsid w:val="00A05FB5"/>
    <w:rsid w:val="00A06582"/>
    <w:rsid w:val="00A071EF"/>
    <w:rsid w:val="00A10FE2"/>
    <w:rsid w:val="00A11B77"/>
    <w:rsid w:val="00A120A9"/>
    <w:rsid w:val="00A171E0"/>
    <w:rsid w:val="00A20124"/>
    <w:rsid w:val="00A2159E"/>
    <w:rsid w:val="00A2292B"/>
    <w:rsid w:val="00A23A3F"/>
    <w:rsid w:val="00A23F77"/>
    <w:rsid w:val="00A25573"/>
    <w:rsid w:val="00A25804"/>
    <w:rsid w:val="00A25AE5"/>
    <w:rsid w:val="00A27717"/>
    <w:rsid w:val="00A3091C"/>
    <w:rsid w:val="00A3210F"/>
    <w:rsid w:val="00A32F06"/>
    <w:rsid w:val="00A37205"/>
    <w:rsid w:val="00A41F79"/>
    <w:rsid w:val="00A43AB7"/>
    <w:rsid w:val="00A446B4"/>
    <w:rsid w:val="00A450B9"/>
    <w:rsid w:val="00A4520C"/>
    <w:rsid w:val="00A47BA6"/>
    <w:rsid w:val="00A51733"/>
    <w:rsid w:val="00A5430C"/>
    <w:rsid w:val="00A54399"/>
    <w:rsid w:val="00A54CAC"/>
    <w:rsid w:val="00A558DD"/>
    <w:rsid w:val="00A60452"/>
    <w:rsid w:val="00A61BDF"/>
    <w:rsid w:val="00A635C6"/>
    <w:rsid w:val="00A63CD9"/>
    <w:rsid w:val="00A6479E"/>
    <w:rsid w:val="00A64BAE"/>
    <w:rsid w:val="00A652F0"/>
    <w:rsid w:val="00A670FF"/>
    <w:rsid w:val="00A67539"/>
    <w:rsid w:val="00A67D18"/>
    <w:rsid w:val="00A70293"/>
    <w:rsid w:val="00A7353A"/>
    <w:rsid w:val="00A7497E"/>
    <w:rsid w:val="00A75AD6"/>
    <w:rsid w:val="00A76242"/>
    <w:rsid w:val="00A769C7"/>
    <w:rsid w:val="00A76B77"/>
    <w:rsid w:val="00A82A6D"/>
    <w:rsid w:val="00A84555"/>
    <w:rsid w:val="00A84FE3"/>
    <w:rsid w:val="00A85FA4"/>
    <w:rsid w:val="00A865AD"/>
    <w:rsid w:val="00A86AAE"/>
    <w:rsid w:val="00A8735D"/>
    <w:rsid w:val="00A9108C"/>
    <w:rsid w:val="00A91371"/>
    <w:rsid w:val="00A917FF"/>
    <w:rsid w:val="00A943B9"/>
    <w:rsid w:val="00A950D7"/>
    <w:rsid w:val="00A960B1"/>
    <w:rsid w:val="00A961BC"/>
    <w:rsid w:val="00AA07B9"/>
    <w:rsid w:val="00AA15CD"/>
    <w:rsid w:val="00AA3DB1"/>
    <w:rsid w:val="00AA7CEE"/>
    <w:rsid w:val="00AB10B6"/>
    <w:rsid w:val="00AB2AD7"/>
    <w:rsid w:val="00AB4994"/>
    <w:rsid w:val="00AB4FF9"/>
    <w:rsid w:val="00AB540D"/>
    <w:rsid w:val="00AB740F"/>
    <w:rsid w:val="00AB7DDD"/>
    <w:rsid w:val="00AC0496"/>
    <w:rsid w:val="00AC1E4D"/>
    <w:rsid w:val="00AC218F"/>
    <w:rsid w:val="00AC3B8E"/>
    <w:rsid w:val="00AC6035"/>
    <w:rsid w:val="00AC7004"/>
    <w:rsid w:val="00AC72A4"/>
    <w:rsid w:val="00AC7C6E"/>
    <w:rsid w:val="00AC7DE4"/>
    <w:rsid w:val="00AD1DE9"/>
    <w:rsid w:val="00AD7A34"/>
    <w:rsid w:val="00AE0CF8"/>
    <w:rsid w:val="00AE21F0"/>
    <w:rsid w:val="00AE4316"/>
    <w:rsid w:val="00AE4400"/>
    <w:rsid w:val="00AE647D"/>
    <w:rsid w:val="00AE77CE"/>
    <w:rsid w:val="00AF5AF9"/>
    <w:rsid w:val="00AF6DE8"/>
    <w:rsid w:val="00B00FCD"/>
    <w:rsid w:val="00B01493"/>
    <w:rsid w:val="00B02C4A"/>
    <w:rsid w:val="00B03A49"/>
    <w:rsid w:val="00B04817"/>
    <w:rsid w:val="00B05BCE"/>
    <w:rsid w:val="00B11F16"/>
    <w:rsid w:val="00B16652"/>
    <w:rsid w:val="00B33769"/>
    <w:rsid w:val="00B34AF3"/>
    <w:rsid w:val="00B3567D"/>
    <w:rsid w:val="00B4072E"/>
    <w:rsid w:val="00B41877"/>
    <w:rsid w:val="00B43E1D"/>
    <w:rsid w:val="00B473CB"/>
    <w:rsid w:val="00B47ED9"/>
    <w:rsid w:val="00B516B1"/>
    <w:rsid w:val="00B52730"/>
    <w:rsid w:val="00B52B36"/>
    <w:rsid w:val="00B543A1"/>
    <w:rsid w:val="00B579EA"/>
    <w:rsid w:val="00B60392"/>
    <w:rsid w:val="00B6497B"/>
    <w:rsid w:val="00B65E12"/>
    <w:rsid w:val="00B66E2B"/>
    <w:rsid w:val="00B67B29"/>
    <w:rsid w:val="00B74C5C"/>
    <w:rsid w:val="00B760F6"/>
    <w:rsid w:val="00B76170"/>
    <w:rsid w:val="00B8033F"/>
    <w:rsid w:val="00B80D96"/>
    <w:rsid w:val="00B817C7"/>
    <w:rsid w:val="00B8204F"/>
    <w:rsid w:val="00B82DFD"/>
    <w:rsid w:val="00B84A3C"/>
    <w:rsid w:val="00B84C8B"/>
    <w:rsid w:val="00B84E41"/>
    <w:rsid w:val="00B92D04"/>
    <w:rsid w:val="00B940BC"/>
    <w:rsid w:val="00B940F1"/>
    <w:rsid w:val="00B978F8"/>
    <w:rsid w:val="00B97C57"/>
    <w:rsid w:val="00BA06C1"/>
    <w:rsid w:val="00BA0D70"/>
    <w:rsid w:val="00BA2277"/>
    <w:rsid w:val="00BA2285"/>
    <w:rsid w:val="00BA303B"/>
    <w:rsid w:val="00BA5FD5"/>
    <w:rsid w:val="00BA6DD9"/>
    <w:rsid w:val="00BA6DEE"/>
    <w:rsid w:val="00BA79AB"/>
    <w:rsid w:val="00BB0A2C"/>
    <w:rsid w:val="00BB27D0"/>
    <w:rsid w:val="00BB445D"/>
    <w:rsid w:val="00BB52E1"/>
    <w:rsid w:val="00BB5B47"/>
    <w:rsid w:val="00BB6B60"/>
    <w:rsid w:val="00BB796C"/>
    <w:rsid w:val="00BB7DA6"/>
    <w:rsid w:val="00BC76E8"/>
    <w:rsid w:val="00BC7905"/>
    <w:rsid w:val="00BD2578"/>
    <w:rsid w:val="00BD3D21"/>
    <w:rsid w:val="00BE17D6"/>
    <w:rsid w:val="00BE41D6"/>
    <w:rsid w:val="00BE4A6F"/>
    <w:rsid w:val="00BE5551"/>
    <w:rsid w:val="00BE74EB"/>
    <w:rsid w:val="00BE7D05"/>
    <w:rsid w:val="00BF0965"/>
    <w:rsid w:val="00BF3B94"/>
    <w:rsid w:val="00BF6738"/>
    <w:rsid w:val="00BF6D69"/>
    <w:rsid w:val="00C021A8"/>
    <w:rsid w:val="00C033CA"/>
    <w:rsid w:val="00C06FC8"/>
    <w:rsid w:val="00C12933"/>
    <w:rsid w:val="00C138C4"/>
    <w:rsid w:val="00C13F61"/>
    <w:rsid w:val="00C13F63"/>
    <w:rsid w:val="00C15D69"/>
    <w:rsid w:val="00C16D21"/>
    <w:rsid w:val="00C20044"/>
    <w:rsid w:val="00C25530"/>
    <w:rsid w:val="00C33360"/>
    <w:rsid w:val="00C417B1"/>
    <w:rsid w:val="00C44E95"/>
    <w:rsid w:val="00C46976"/>
    <w:rsid w:val="00C50227"/>
    <w:rsid w:val="00C54C77"/>
    <w:rsid w:val="00C567D4"/>
    <w:rsid w:val="00C60132"/>
    <w:rsid w:val="00C627B7"/>
    <w:rsid w:val="00C63122"/>
    <w:rsid w:val="00C70440"/>
    <w:rsid w:val="00C71674"/>
    <w:rsid w:val="00C751C5"/>
    <w:rsid w:val="00C75686"/>
    <w:rsid w:val="00C7755C"/>
    <w:rsid w:val="00C82CAA"/>
    <w:rsid w:val="00C859EB"/>
    <w:rsid w:val="00C8791C"/>
    <w:rsid w:val="00C941BD"/>
    <w:rsid w:val="00C946B7"/>
    <w:rsid w:val="00C96E1D"/>
    <w:rsid w:val="00C974AE"/>
    <w:rsid w:val="00CA2FDD"/>
    <w:rsid w:val="00CA390B"/>
    <w:rsid w:val="00CA3F19"/>
    <w:rsid w:val="00CA4005"/>
    <w:rsid w:val="00CA557F"/>
    <w:rsid w:val="00CA5CAA"/>
    <w:rsid w:val="00CA6096"/>
    <w:rsid w:val="00CA7D87"/>
    <w:rsid w:val="00CB1A4D"/>
    <w:rsid w:val="00CB2133"/>
    <w:rsid w:val="00CB3353"/>
    <w:rsid w:val="00CB37D8"/>
    <w:rsid w:val="00CB44D3"/>
    <w:rsid w:val="00CB6641"/>
    <w:rsid w:val="00CC1B0F"/>
    <w:rsid w:val="00CC24F7"/>
    <w:rsid w:val="00CC4523"/>
    <w:rsid w:val="00CC6637"/>
    <w:rsid w:val="00CD1E93"/>
    <w:rsid w:val="00CD539C"/>
    <w:rsid w:val="00CD5473"/>
    <w:rsid w:val="00CE03F7"/>
    <w:rsid w:val="00CE0D0F"/>
    <w:rsid w:val="00CE107C"/>
    <w:rsid w:val="00CE156A"/>
    <w:rsid w:val="00CE1793"/>
    <w:rsid w:val="00CE17E2"/>
    <w:rsid w:val="00CE3632"/>
    <w:rsid w:val="00CE53C5"/>
    <w:rsid w:val="00CE541B"/>
    <w:rsid w:val="00CE548F"/>
    <w:rsid w:val="00CE5E40"/>
    <w:rsid w:val="00CE68D2"/>
    <w:rsid w:val="00CF0143"/>
    <w:rsid w:val="00CF0AAA"/>
    <w:rsid w:val="00CF0C52"/>
    <w:rsid w:val="00CF141F"/>
    <w:rsid w:val="00CF3DB2"/>
    <w:rsid w:val="00CF5F69"/>
    <w:rsid w:val="00CF77A7"/>
    <w:rsid w:val="00CF7FA1"/>
    <w:rsid w:val="00D0329F"/>
    <w:rsid w:val="00D03EAE"/>
    <w:rsid w:val="00D05C61"/>
    <w:rsid w:val="00D06A67"/>
    <w:rsid w:val="00D14B88"/>
    <w:rsid w:val="00D14DB9"/>
    <w:rsid w:val="00D1742B"/>
    <w:rsid w:val="00D17F08"/>
    <w:rsid w:val="00D217C5"/>
    <w:rsid w:val="00D21EBF"/>
    <w:rsid w:val="00D22649"/>
    <w:rsid w:val="00D26277"/>
    <w:rsid w:val="00D26D37"/>
    <w:rsid w:val="00D310E0"/>
    <w:rsid w:val="00D33050"/>
    <w:rsid w:val="00D358D4"/>
    <w:rsid w:val="00D35D9A"/>
    <w:rsid w:val="00D371B6"/>
    <w:rsid w:val="00D37D04"/>
    <w:rsid w:val="00D40CC9"/>
    <w:rsid w:val="00D41517"/>
    <w:rsid w:val="00D4340C"/>
    <w:rsid w:val="00D4755F"/>
    <w:rsid w:val="00D557B4"/>
    <w:rsid w:val="00D56D4F"/>
    <w:rsid w:val="00D57F55"/>
    <w:rsid w:val="00D60FE1"/>
    <w:rsid w:val="00D6252C"/>
    <w:rsid w:val="00D62E56"/>
    <w:rsid w:val="00D63129"/>
    <w:rsid w:val="00D67695"/>
    <w:rsid w:val="00D70CC7"/>
    <w:rsid w:val="00D725AF"/>
    <w:rsid w:val="00D75F92"/>
    <w:rsid w:val="00D76929"/>
    <w:rsid w:val="00D80B9D"/>
    <w:rsid w:val="00D81529"/>
    <w:rsid w:val="00D83B52"/>
    <w:rsid w:val="00D8449A"/>
    <w:rsid w:val="00D8556E"/>
    <w:rsid w:val="00D85589"/>
    <w:rsid w:val="00D86459"/>
    <w:rsid w:val="00D90023"/>
    <w:rsid w:val="00D91E20"/>
    <w:rsid w:val="00D91EA8"/>
    <w:rsid w:val="00D92B78"/>
    <w:rsid w:val="00D92BA3"/>
    <w:rsid w:val="00D93A20"/>
    <w:rsid w:val="00D93FC5"/>
    <w:rsid w:val="00D94381"/>
    <w:rsid w:val="00D9757E"/>
    <w:rsid w:val="00D97CCA"/>
    <w:rsid w:val="00DA0986"/>
    <w:rsid w:val="00DA1D12"/>
    <w:rsid w:val="00DA259C"/>
    <w:rsid w:val="00DA25CB"/>
    <w:rsid w:val="00DA4944"/>
    <w:rsid w:val="00DA5584"/>
    <w:rsid w:val="00DA792C"/>
    <w:rsid w:val="00DB0DA4"/>
    <w:rsid w:val="00DB765C"/>
    <w:rsid w:val="00DB7D86"/>
    <w:rsid w:val="00DC058A"/>
    <w:rsid w:val="00DC1433"/>
    <w:rsid w:val="00DC4F1C"/>
    <w:rsid w:val="00DC59E4"/>
    <w:rsid w:val="00DC6FDE"/>
    <w:rsid w:val="00DD245D"/>
    <w:rsid w:val="00DD2EA4"/>
    <w:rsid w:val="00DD6B95"/>
    <w:rsid w:val="00DD6BD7"/>
    <w:rsid w:val="00DE0CCC"/>
    <w:rsid w:val="00DE37D0"/>
    <w:rsid w:val="00DE3991"/>
    <w:rsid w:val="00DE621D"/>
    <w:rsid w:val="00DE63D0"/>
    <w:rsid w:val="00DE6C41"/>
    <w:rsid w:val="00DF132F"/>
    <w:rsid w:val="00DF3527"/>
    <w:rsid w:val="00DF3562"/>
    <w:rsid w:val="00DF3C85"/>
    <w:rsid w:val="00DF4FB6"/>
    <w:rsid w:val="00E0189B"/>
    <w:rsid w:val="00E0349B"/>
    <w:rsid w:val="00E06448"/>
    <w:rsid w:val="00E0670A"/>
    <w:rsid w:val="00E07ADC"/>
    <w:rsid w:val="00E106FB"/>
    <w:rsid w:val="00E10B75"/>
    <w:rsid w:val="00E11302"/>
    <w:rsid w:val="00E13090"/>
    <w:rsid w:val="00E141B3"/>
    <w:rsid w:val="00E14F39"/>
    <w:rsid w:val="00E1592C"/>
    <w:rsid w:val="00E15AE4"/>
    <w:rsid w:val="00E172C5"/>
    <w:rsid w:val="00E24842"/>
    <w:rsid w:val="00E24D7E"/>
    <w:rsid w:val="00E259B8"/>
    <w:rsid w:val="00E260F6"/>
    <w:rsid w:val="00E26884"/>
    <w:rsid w:val="00E271BE"/>
    <w:rsid w:val="00E27B0D"/>
    <w:rsid w:val="00E301D7"/>
    <w:rsid w:val="00E30C2F"/>
    <w:rsid w:val="00E329D7"/>
    <w:rsid w:val="00E32B42"/>
    <w:rsid w:val="00E3324B"/>
    <w:rsid w:val="00E35BF9"/>
    <w:rsid w:val="00E3692A"/>
    <w:rsid w:val="00E40756"/>
    <w:rsid w:val="00E47D8C"/>
    <w:rsid w:val="00E5321F"/>
    <w:rsid w:val="00E55310"/>
    <w:rsid w:val="00E557C6"/>
    <w:rsid w:val="00E5617A"/>
    <w:rsid w:val="00E56950"/>
    <w:rsid w:val="00E577D9"/>
    <w:rsid w:val="00E57D6B"/>
    <w:rsid w:val="00E613C8"/>
    <w:rsid w:val="00E620C0"/>
    <w:rsid w:val="00E642CB"/>
    <w:rsid w:val="00E64650"/>
    <w:rsid w:val="00E65A48"/>
    <w:rsid w:val="00E666A4"/>
    <w:rsid w:val="00E66FDC"/>
    <w:rsid w:val="00E67A5A"/>
    <w:rsid w:val="00E67A99"/>
    <w:rsid w:val="00E70DE6"/>
    <w:rsid w:val="00E718B4"/>
    <w:rsid w:val="00E72C17"/>
    <w:rsid w:val="00E7432D"/>
    <w:rsid w:val="00E74C26"/>
    <w:rsid w:val="00E74E3C"/>
    <w:rsid w:val="00E804C5"/>
    <w:rsid w:val="00E83A9F"/>
    <w:rsid w:val="00E877CD"/>
    <w:rsid w:val="00E90472"/>
    <w:rsid w:val="00E90E7C"/>
    <w:rsid w:val="00E929FD"/>
    <w:rsid w:val="00E92C6D"/>
    <w:rsid w:val="00E93373"/>
    <w:rsid w:val="00E95710"/>
    <w:rsid w:val="00E95ADB"/>
    <w:rsid w:val="00EA09FD"/>
    <w:rsid w:val="00EA3C06"/>
    <w:rsid w:val="00EA5097"/>
    <w:rsid w:val="00EA636D"/>
    <w:rsid w:val="00EA6553"/>
    <w:rsid w:val="00EB0317"/>
    <w:rsid w:val="00EB0408"/>
    <w:rsid w:val="00EB0FB2"/>
    <w:rsid w:val="00EB2C35"/>
    <w:rsid w:val="00EB3952"/>
    <w:rsid w:val="00EB60FC"/>
    <w:rsid w:val="00EB6482"/>
    <w:rsid w:val="00EC0F5B"/>
    <w:rsid w:val="00EC4C39"/>
    <w:rsid w:val="00ED0512"/>
    <w:rsid w:val="00ED095B"/>
    <w:rsid w:val="00ED10AC"/>
    <w:rsid w:val="00ED32D5"/>
    <w:rsid w:val="00ED42BC"/>
    <w:rsid w:val="00ED5EAF"/>
    <w:rsid w:val="00EE3892"/>
    <w:rsid w:val="00EE46E9"/>
    <w:rsid w:val="00EE5F3C"/>
    <w:rsid w:val="00EE6866"/>
    <w:rsid w:val="00EE7996"/>
    <w:rsid w:val="00EF11A2"/>
    <w:rsid w:val="00EF2F22"/>
    <w:rsid w:val="00EF33F1"/>
    <w:rsid w:val="00EF4A8A"/>
    <w:rsid w:val="00EF560C"/>
    <w:rsid w:val="00F02D5F"/>
    <w:rsid w:val="00F031FF"/>
    <w:rsid w:val="00F05BA3"/>
    <w:rsid w:val="00F068D4"/>
    <w:rsid w:val="00F069BB"/>
    <w:rsid w:val="00F07A0E"/>
    <w:rsid w:val="00F07B2D"/>
    <w:rsid w:val="00F1040D"/>
    <w:rsid w:val="00F116B6"/>
    <w:rsid w:val="00F12301"/>
    <w:rsid w:val="00F13BA8"/>
    <w:rsid w:val="00F15617"/>
    <w:rsid w:val="00F1617C"/>
    <w:rsid w:val="00F17E1B"/>
    <w:rsid w:val="00F2222E"/>
    <w:rsid w:val="00F26F67"/>
    <w:rsid w:val="00F272DF"/>
    <w:rsid w:val="00F27A33"/>
    <w:rsid w:val="00F30F29"/>
    <w:rsid w:val="00F315EC"/>
    <w:rsid w:val="00F32E31"/>
    <w:rsid w:val="00F40679"/>
    <w:rsid w:val="00F437A4"/>
    <w:rsid w:val="00F44BC4"/>
    <w:rsid w:val="00F44E5F"/>
    <w:rsid w:val="00F45347"/>
    <w:rsid w:val="00F45690"/>
    <w:rsid w:val="00F47455"/>
    <w:rsid w:val="00F511D8"/>
    <w:rsid w:val="00F51983"/>
    <w:rsid w:val="00F55529"/>
    <w:rsid w:val="00F57954"/>
    <w:rsid w:val="00F610A4"/>
    <w:rsid w:val="00F620BC"/>
    <w:rsid w:val="00F705A3"/>
    <w:rsid w:val="00F71470"/>
    <w:rsid w:val="00F74B78"/>
    <w:rsid w:val="00F75B3A"/>
    <w:rsid w:val="00F75BDE"/>
    <w:rsid w:val="00F75E64"/>
    <w:rsid w:val="00F77234"/>
    <w:rsid w:val="00F83E82"/>
    <w:rsid w:val="00F84963"/>
    <w:rsid w:val="00F85403"/>
    <w:rsid w:val="00F86E73"/>
    <w:rsid w:val="00F90F3B"/>
    <w:rsid w:val="00F930FB"/>
    <w:rsid w:val="00F934F3"/>
    <w:rsid w:val="00F96B6B"/>
    <w:rsid w:val="00F97224"/>
    <w:rsid w:val="00FA02D1"/>
    <w:rsid w:val="00FA0797"/>
    <w:rsid w:val="00FA4104"/>
    <w:rsid w:val="00FA54CA"/>
    <w:rsid w:val="00FA5E7C"/>
    <w:rsid w:val="00FB17B6"/>
    <w:rsid w:val="00FB2D78"/>
    <w:rsid w:val="00FB3CA7"/>
    <w:rsid w:val="00FB4559"/>
    <w:rsid w:val="00FB47FC"/>
    <w:rsid w:val="00FB6E39"/>
    <w:rsid w:val="00FC1109"/>
    <w:rsid w:val="00FC1E8B"/>
    <w:rsid w:val="00FC2270"/>
    <w:rsid w:val="00FC46E5"/>
    <w:rsid w:val="00FC699F"/>
    <w:rsid w:val="00FD1920"/>
    <w:rsid w:val="00FD3BF6"/>
    <w:rsid w:val="00FD3DCD"/>
    <w:rsid w:val="00FD40DE"/>
    <w:rsid w:val="00FD7816"/>
    <w:rsid w:val="00FE1C39"/>
    <w:rsid w:val="00FE309F"/>
    <w:rsid w:val="00FE546F"/>
    <w:rsid w:val="00FE6831"/>
    <w:rsid w:val="00FF1061"/>
    <w:rsid w:val="00FF37A8"/>
    <w:rsid w:val="00FF5642"/>
    <w:rsid w:val="00FF5D4F"/>
    <w:rsid w:val="00FF70C5"/>
  </w:rsids>
  <m:mathPr>
    <m:mathFont m:val="Cambria Math"/>
    <m:brkBin m:val="before"/>
    <m:brkBinSub m:val="--"/>
    <m:smallFrac/>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45EF"/>
    <w:pPr>
      <w:spacing w:after="0" w:line="240" w:lineRule="auto"/>
    </w:pPr>
  </w:style>
  <w:style w:type="paragraph" w:styleId="Heading1">
    <w:name w:val="heading 1"/>
    <w:basedOn w:val="Normal"/>
    <w:next w:val="Normal"/>
    <w:link w:val="Heading1Char"/>
    <w:autoRedefine/>
    <w:uiPriority w:val="99"/>
    <w:qFormat/>
    <w:rsid w:val="00203506"/>
    <w:pPr>
      <w:keepNext/>
      <w:keepLines/>
      <w:numPr>
        <w:numId w:val="37"/>
      </w:numPr>
      <w:outlineLvl w:val="0"/>
      <w:pPrChange w:id="0" w:author="thuyhuynh" w:date="2024-01-05T13:17:00Z">
        <w:pPr>
          <w:keepNext/>
          <w:keepLines/>
          <w:numPr>
            <w:numId w:val="37"/>
          </w:numPr>
          <w:ind w:left="425" w:hanging="425"/>
          <w:outlineLvl w:val="0"/>
        </w:pPr>
      </w:pPrChange>
    </w:pPr>
    <w:rPr>
      <w:rFonts w:ascii="Poppins SemiBold" w:eastAsiaTheme="majorEastAsia" w:hAnsi="Poppins SemiBold" w:cstheme="majorBidi"/>
      <w:bCs/>
      <w:color w:val="930F15"/>
      <w:sz w:val="36"/>
      <w:szCs w:val="36"/>
      <w:rPrChange w:id="0" w:author="thuyhuynh" w:date="2024-01-05T13:17:00Z">
        <w:rPr>
          <w:rFonts w:ascii="Calibri" w:eastAsiaTheme="majorEastAsia" w:hAnsi="Calibri" w:cstheme="majorBidi"/>
          <w:b/>
          <w:bCs/>
          <w:color w:val="930F15"/>
          <w:sz w:val="36"/>
          <w:szCs w:val="28"/>
          <w:lang w:val="en-US" w:eastAsia="en-US" w:bidi="ar-SA"/>
        </w:rPr>
      </w:rPrChange>
    </w:rPr>
  </w:style>
  <w:style w:type="paragraph" w:styleId="Heading2">
    <w:name w:val="heading 2"/>
    <w:basedOn w:val="Normal"/>
    <w:next w:val="Normal"/>
    <w:link w:val="Heading2Char"/>
    <w:uiPriority w:val="99"/>
    <w:unhideWhenUsed/>
    <w:qFormat/>
    <w:rsid w:val="008845EF"/>
    <w:pPr>
      <w:keepNext/>
      <w:keepLines/>
      <w:outlineLvl w:val="1"/>
    </w:pPr>
    <w:rPr>
      <w:rFonts w:eastAsiaTheme="majorEastAsia" w:cstheme="majorBidi"/>
      <w:b/>
      <w:bCs/>
      <w:i/>
      <w:color w:val="000000" w:themeColor="text1"/>
      <w:sz w:val="28"/>
      <w:szCs w:val="26"/>
    </w:rPr>
  </w:style>
  <w:style w:type="paragraph" w:styleId="Heading3">
    <w:name w:val="heading 3"/>
    <w:basedOn w:val="Normal"/>
    <w:next w:val="Normal"/>
    <w:link w:val="Heading3Char"/>
    <w:unhideWhenUsed/>
    <w:qFormat/>
    <w:rsid w:val="008845E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nhideWhenUsed/>
    <w:qFormat/>
    <w:rsid w:val="008845EF"/>
    <w:pPr>
      <w:keepNext/>
      <w:keepLines/>
      <w:spacing w:before="200" w:line="276" w:lineRule="auto"/>
      <w:ind w:left="864" w:hanging="864"/>
      <w:outlineLvl w:val="3"/>
    </w:pPr>
    <w:rPr>
      <w:rFonts w:asciiTheme="majorHAnsi" w:eastAsiaTheme="majorEastAsia" w:hAnsiTheme="majorHAnsi" w:cstheme="majorBidi"/>
      <w:b/>
      <w:bCs/>
      <w:i/>
      <w:iCs/>
      <w:color w:val="4F81BD" w:themeColor="accent1"/>
      <w:lang w:eastAsia="ko-KR"/>
    </w:rPr>
  </w:style>
  <w:style w:type="paragraph" w:styleId="Heading5">
    <w:name w:val="heading 5"/>
    <w:basedOn w:val="Normal"/>
    <w:next w:val="Normal"/>
    <w:link w:val="Heading5Char"/>
    <w:unhideWhenUsed/>
    <w:qFormat/>
    <w:rsid w:val="008845EF"/>
    <w:pPr>
      <w:keepNext/>
      <w:keepLines/>
      <w:spacing w:before="200" w:line="276" w:lineRule="auto"/>
      <w:ind w:left="1008" w:hanging="1008"/>
      <w:outlineLvl w:val="4"/>
    </w:pPr>
    <w:rPr>
      <w:rFonts w:asciiTheme="majorHAnsi" w:eastAsiaTheme="majorEastAsia" w:hAnsiTheme="majorHAnsi" w:cstheme="majorBidi"/>
      <w:color w:val="243F60" w:themeColor="accent1" w:themeShade="7F"/>
      <w:lang w:eastAsia="ko-KR"/>
    </w:rPr>
  </w:style>
  <w:style w:type="paragraph" w:styleId="Heading6">
    <w:name w:val="heading 6"/>
    <w:basedOn w:val="Normal"/>
    <w:next w:val="Normal"/>
    <w:link w:val="Heading6Char"/>
    <w:unhideWhenUsed/>
    <w:qFormat/>
    <w:rsid w:val="008845EF"/>
    <w:pPr>
      <w:keepNext/>
      <w:keepLines/>
      <w:spacing w:before="200" w:line="276" w:lineRule="auto"/>
      <w:ind w:left="1152" w:hanging="1152"/>
      <w:outlineLvl w:val="5"/>
    </w:pPr>
    <w:rPr>
      <w:rFonts w:asciiTheme="majorHAnsi" w:eastAsiaTheme="majorEastAsia" w:hAnsiTheme="majorHAnsi" w:cstheme="majorBidi"/>
      <w:i/>
      <w:iCs/>
      <w:color w:val="243F60" w:themeColor="accent1" w:themeShade="7F"/>
      <w:lang w:eastAsia="ko-KR"/>
    </w:rPr>
  </w:style>
  <w:style w:type="paragraph" w:styleId="Heading7">
    <w:name w:val="heading 7"/>
    <w:basedOn w:val="Normal"/>
    <w:next w:val="Normal"/>
    <w:link w:val="Heading7Char"/>
    <w:semiHidden/>
    <w:unhideWhenUsed/>
    <w:qFormat/>
    <w:rsid w:val="008845EF"/>
    <w:pPr>
      <w:keepNext/>
      <w:keepLines/>
      <w:spacing w:before="200" w:line="276" w:lineRule="auto"/>
      <w:ind w:left="1296" w:hanging="1296"/>
      <w:outlineLvl w:val="6"/>
    </w:pPr>
    <w:rPr>
      <w:rFonts w:asciiTheme="majorHAnsi" w:eastAsiaTheme="majorEastAsia" w:hAnsiTheme="majorHAnsi" w:cstheme="majorBidi"/>
      <w:i/>
      <w:iCs/>
      <w:color w:val="404040" w:themeColor="text1" w:themeTint="BF"/>
      <w:lang w:eastAsia="ko-KR"/>
    </w:rPr>
  </w:style>
  <w:style w:type="paragraph" w:styleId="Heading8">
    <w:name w:val="heading 8"/>
    <w:basedOn w:val="Normal"/>
    <w:next w:val="Normal"/>
    <w:link w:val="Heading8Char"/>
    <w:semiHidden/>
    <w:unhideWhenUsed/>
    <w:qFormat/>
    <w:rsid w:val="008845EF"/>
    <w:pPr>
      <w:keepNext/>
      <w:keepLines/>
      <w:spacing w:before="200" w:line="276" w:lineRule="auto"/>
      <w:ind w:left="1440" w:hanging="1440"/>
      <w:outlineLvl w:val="7"/>
    </w:pPr>
    <w:rPr>
      <w:rFonts w:asciiTheme="majorHAnsi" w:eastAsiaTheme="majorEastAsia" w:hAnsiTheme="majorHAnsi" w:cstheme="majorBidi"/>
      <w:color w:val="404040" w:themeColor="text1" w:themeTint="BF"/>
      <w:sz w:val="20"/>
      <w:szCs w:val="20"/>
      <w:lang w:eastAsia="ko-KR"/>
    </w:rPr>
  </w:style>
  <w:style w:type="paragraph" w:styleId="Heading9">
    <w:name w:val="heading 9"/>
    <w:basedOn w:val="Normal"/>
    <w:next w:val="Normal"/>
    <w:link w:val="Heading9Char"/>
    <w:semiHidden/>
    <w:unhideWhenUsed/>
    <w:qFormat/>
    <w:rsid w:val="008845EF"/>
    <w:pPr>
      <w:keepNext/>
      <w:keepLines/>
      <w:spacing w:before="200" w:line="276" w:lineRule="auto"/>
      <w:ind w:left="1584" w:hanging="1584"/>
      <w:outlineLvl w:val="8"/>
    </w:pPr>
    <w:rPr>
      <w:rFonts w:asciiTheme="majorHAnsi" w:eastAsiaTheme="majorEastAsia" w:hAnsiTheme="majorHAnsi" w:cstheme="majorBidi"/>
      <w:i/>
      <w:iCs/>
      <w:color w:val="404040" w:themeColor="text1" w:themeTint="BF"/>
      <w:sz w:val="20"/>
      <w:szCs w:val="20"/>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203506"/>
    <w:rPr>
      <w:rFonts w:ascii="Poppins SemiBold" w:eastAsiaTheme="majorEastAsia" w:hAnsi="Poppins SemiBold" w:cstheme="majorBidi"/>
      <w:bCs/>
      <w:color w:val="930F15"/>
      <w:sz w:val="36"/>
      <w:szCs w:val="36"/>
    </w:rPr>
  </w:style>
  <w:style w:type="character" w:customStyle="1" w:styleId="Heading2Char">
    <w:name w:val="Heading 2 Char"/>
    <w:basedOn w:val="DefaultParagraphFont"/>
    <w:link w:val="Heading2"/>
    <w:uiPriority w:val="99"/>
    <w:rsid w:val="008845EF"/>
    <w:rPr>
      <w:rFonts w:eastAsiaTheme="majorEastAsia" w:cstheme="majorBidi"/>
      <w:b/>
      <w:bCs/>
      <w:i/>
      <w:color w:val="000000" w:themeColor="text1"/>
      <w:sz w:val="28"/>
      <w:szCs w:val="26"/>
    </w:rPr>
  </w:style>
  <w:style w:type="character" w:customStyle="1" w:styleId="Heading3Char">
    <w:name w:val="Heading 3 Char"/>
    <w:basedOn w:val="DefaultParagraphFont"/>
    <w:link w:val="Heading3"/>
    <w:rsid w:val="008845E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rsid w:val="008845EF"/>
    <w:rPr>
      <w:rFonts w:asciiTheme="majorHAnsi" w:eastAsiaTheme="majorEastAsia" w:hAnsiTheme="majorHAnsi" w:cstheme="majorBidi"/>
      <w:b/>
      <w:bCs/>
      <w:i/>
      <w:iCs/>
      <w:color w:val="4F81BD" w:themeColor="accent1"/>
      <w:lang w:eastAsia="ko-KR"/>
    </w:rPr>
  </w:style>
  <w:style w:type="character" w:customStyle="1" w:styleId="Heading5Char">
    <w:name w:val="Heading 5 Char"/>
    <w:basedOn w:val="DefaultParagraphFont"/>
    <w:link w:val="Heading5"/>
    <w:rsid w:val="008845EF"/>
    <w:rPr>
      <w:rFonts w:asciiTheme="majorHAnsi" w:eastAsiaTheme="majorEastAsia" w:hAnsiTheme="majorHAnsi" w:cstheme="majorBidi"/>
      <w:color w:val="243F60" w:themeColor="accent1" w:themeShade="7F"/>
      <w:lang w:eastAsia="ko-KR"/>
    </w:rPr>
  </w:style>
  <w:style w:type="character" w:customStyle="1" w:styleId="Heading6Char">
    <w:name w:val="Heading 6 Char"/>
    <w:basedOn w:val="DefaultParagraphFont"/>
    <w:link w:val="Heading6"/>
    <w:rsid w:val="008845EF"/>
    <w:rPr>
      <w:rFonts w:asciiTheme="majorHAnsi" w:eastAsiaTheme="majorEastAsia" w:hAnsiTheme="majorHAnsi" w:cstheme="majorBidi"/>
      <w:i/>
      <w:iCs/>
      <w:color w:val="243F60" w:themeColor="accent1" w:themeShade="7F"/>
      <w:lang w:eastAsia="ko-KR"/>
    </w:rPr>
  </w:style>
  <w:style w:type="character" w:customStyle="1" w:styleId="Heading7Char">
    <w:name w:val="Heading 7 Char"/>
    <w:basedOn w:val="DefaultParagraphFont"/>
    <w:link w:val="Heading7"/>
    <w:semiHidden/>
    <w:rsid w:val="008845EF"/>
    <w:rPr>
      <w:rFonts w:asciiTheme="majorHAnsi" w:eastAsiaTheme="majorEastAsia" w:hAnsiTheme="majorHAnsi" w:cstheme="majorBidi"/>
      <w:i/>
      <w:iCs/>
      <w:color w:val="404040" w:themeColor="text1" w:themeTint="BF"/>
      <w:lang w:eastAsia="ko-KR"/>
    </w:rPr>
  </w:style>
  <w:style w:type="character" w:customStyle="1" w:styleId="Heading8Char">
    <w:name w:val="Heading 8 Char"/>
    <w:basedOn w:val="DefaultParagraphFont"/>
    <w:link w:val="Heading8"/>
    <w:semiHidden/>
    <w:rsid w:val="008845EF"/>
    <w:rPr>
      <w:rFonts w:asciiTheme="majorHAnsi" w:eastAsiaTheme="majorEastAsia" w:hAnsiTheme="majorHAnsi" w:cstheme="majorBidi"/>
      <w:color w:val="404040" w:themeColor="text1" w:themeTint="BF"/>
      <w:sz w:val="20"/>
      <w:szCs w:val="20"/>
      <w:lang w:eastAsia="ko-KR"/>
    </w:rPr>
  </w:style>
  <w:style w:type="character" w:customStyle="1" w:styleId="Heading9Char">
    <w:name w:val="Heading 9 Char"/>
    <w:basedOn w:val="DefaultParagraphFont"/>
    <w:link w:val="Heading9"/>
    <w:semiHidden/>
    <w:rsid w:val="008845EF"/>
    <w:rPr>
      <w:rFonts w:asciiTheme="majorHAnsi" w:eastAsiaTheme="majorEastAsia" w:hAnsiTheme="majorHAnsi" w:cstheme="majorBidi"/>
      <w:i/>
      <w:iCs/>
      <w:color w:val="404040" w:themeColor="text1" w:themeTint="BF"/>
      <w:sz w:val="20"/>
      <w:szCs w:val="20"/>
      <w:lang w:eastAsia="ko-KR"/>
    </w:rPr>
  </w:style>
  <w:style w:type="paragraph" w:styleId="NoSpacing">
    <w:name w:val="No Spacing"/>
    <w:link w:val="NoSpacingChar"/>
    <w:uiPriority w:val="99"/>
    <w:qFormat/>
    <w:rsid w:val="008845EF"/>
    <w:pPr>
      <w:spacing w:after="0" w:line="240" w:lineRule="auto"/>
    </w:pPr>
  </w:style>
  <w:style w:type="character" w:customStyle="1" w:styleId="NoSpacingChar">
    <w:name w:val="No Spacing Char"/>
    <w:basedOn w:val="DefaultParagraphFont"/>
    <w:link w:val="NoSpacing"/>
    <w:uiPriority w:val="99"/>
    <w:rsid w:val="008845EF"/>
    <w:rPr>
      <w:rFonts w:eastAsiaTheme="minorEastAsia"/>
    </w:rPr>
  </w:style>
  <w:style w:type="paragraph" w:styleId="BalloonText">
    <w:name w:val="Balloon Text"/>
    <w:basedOn w:val="Normal"/>
    <w:link w:val="BalloonTextChar"/>
    <w:uiPriority w:val="99"/>
    <w:semiHidden/>
    <w:unhideWhenUsed/>
    <w:rsid w:val="00AC0496"/>
    <w:rPr>
      <w:rFonts w:ascii="Tahoma" w:hAnsi="Tahoma" w:cs="Tahoma"/>
      <w:sz w:val="16"/>
      <w:szCs w:val="16"/>
    </w:rPr>
  </w:style>
  <w:style w:type="character" w:customStyle="1" w:styleId="BalloonTextChar">
    <w:name w:val="Balloon Text Char"/>
    <w:basedOn w:val="DefaultParagraphFont"/>
    <w:link w:val="BalloonText"/>
    <w:uiPriority w:val="99"/>
    <w:semiHidden/>
    <w:rsid w:val="00AC0496"/>
    <w:rPr>
      <w:rFonts w:ascii="Tahoma" w:hAnsi="Tahoma" w:cs="Tahoma"/>
      <w:sz w:val="16"/>
      <w:szCs w:val="16"/>
    </w:rPr>
  </w:style>
  <w:style w:type="paragraph" w:styleId="Header">
    <w:name w:val="header"/>
    <w:basedOn w:val="Normal"/>
    <w:link w:val="HeaderChar"/>
    <w:uiPriority w:val="99"/>
    <w:unhideWhenUsed/>
    <w:rsid w:val="00AC0496"/>
    <w:pPr>
      <w:tabs>
        <w:tab w:val="center" w:pos="4680"/>
        <w:tab w:val="right" w:pos="9360"/>
      </w:tabs>
    </w:pPr>
  </w:style>
  <w:style w:type="character" w:customStyle="1" w:styleId="HeaderChar">
    <w:name w:val="Header Char"/>
    <w:basedOn w:val="DefaultParagraphFont"/>
    <w:link w:val="Header"/>
    <w:uiPriority w:val="99"/>
    <w:rsid w:val="00AC0496"/>
  </w:style>
  <w:style w:type="paragraph" w:styleId="Footer">
    <w:name w:val="footer"/>
    <w:basedOn w:val="Normal"/>
    <w:link w:val="FooterChar"/>
    <w:uiPriority w:val="99"/>
    <w:unhideWhenUsed/>
    <w:rsid w:val="00AC0496"/>
    <w:pPr>
      <w:tabs>
        <w:tab w:val="center" w:pos="4680"/>
        <w:tab w:val="right" w:pos="9360"/>
      </w:tabs>
    </w:pPr>
  </w:style>
  <w:style w:type="character" w:customStyle="1" w:styleId="FooterChar">
    <w:name w:val="Footer Char"/>
    <w:basedOn w:val="DefaultParagraphFont"/>
    <w:link w:val="Footer"/>
    <w:uiPriority w:val="99"/>
    <w:rsid w:val="00AC0496"/>
  </w:style>
  <w:style w:type="table" w:styleId="TableGrid">
    <w:name w:val="Table Grid"/>
    <w:basedOn w:val="TableNormal"/>
    <w:uiPriority w:val="59"/>
    <w:rsid w:val="00B6039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8845EF"/>
    <w:pPr>
      <w:spacing w:before="480" w:line="276" w:lineRule="auto"/>
      <w:outlineLvl w:val="9"/>
    </w:pPr>
    <w:rPr>
      <w:rFonts w:asciiTheme="majorHAnsi" w:hAnsiTheme="majorHAnsi"/>
      <w:color w:val="365F91" w:themeColor="accent1" w:themeShade="BF"/>
      <w:sz w:val="28"/>
    </w:rPr>
  </w:style>
  <w:style w:type="paragraph" w:styleId="TOC1">
    <w:name w:val="toc 1"/>
    <w:basedOn w:val="Normal"/>
    <w:next w:val="Normal"/>
    <w:autoRedefine/>
    <w:uiPriority w:val="39"/>
    <w:unhideWhenUsed/>
    <w:qFormat/>
    <w:rsid w:val="00CA7D87"/>
    <w:pPr>
      <w:tabs>
        <w:tab w:val="left" w:pos="440"/>
        <w:tab w:val="right" w:leader="dot" w:pos="9350"/>
      </w:tabs>
      <w:spacing w:after="100"/>
    </w:pPr>
  </w:style>
  <w:style w:type="paragraph" w:styleId="TOC2">
    <w:name w:val="toc 2"/>
    <w:basedOn w:val="Normal"/>
    <w:next w:val="Normal"/>
    <w:autoRedefine/>
    <w:uiPriority w:val="39"/>
    <w:unhideWhenUsed/>
    <w:qFormat/>
    <w:rsid w:val="00E172C5"/>
    <w:pPr>
      <w:tabs>
        <w:tab w:val="left" w:pos="1000"/>
        <w:tab w:val="right" w:leader="dot" w:pos="9350"/>
      </w:tabs>
      <w:spacing w:after="100"/>
    </w:pPr>
  </w:style>
  <w:style w:type="character" w:styleId="Hyperlink">
    <w:name w:val="Hyperlink"/>
    <w:basedOn w:val="DefaultParagraphFont"/>
    <w:uiPriority w:val="99"/>
    <w:unhideWhenUsed/>
    <w:rsid w:val="00726FE7"/>
    <w:rPr>
      <w:color w:val="0000FF" w:themeColor="hyperlink"/>
      <w:u w:val="single"/>
    </w:rPr>
  </w:style>
  <w:style w:type="paragraph" w:customStyle="1" w:styleId="Code">
    <w:name w:val="Code"/>
    <w:basedOn w:val="Normal"/>
    <w:rsid w:val="0026163E"/>
    <w:pPr>
      <w:shd w:val="clear" w:color="auto" w:fill="E6E6E6"/>
      <w:ind w:left="720"/>
    </w:pPr>
    <w:rPr>
      <w:rFonts w:ascii="Courier New" w:eastAsia="Batang" w:hAnsi="Courier New" w:cs="Times New Roman"/>
      <w:sz w:val="24"/>
      <w:szCs w:val="20"/>
    </w:rPr>
  </w:style>
  <w:style w:type="paragraph" w:customStyle="1" w:styleId="Default">
    <w:name w:val="Default"/>
    <w:rsid w:val="00964598"/>
    <w:pPr>
      <w:autoSpaceDE w:val="0"/>
      <w:autoSpaceDN w:val="0"/>
      <w:adjustRightInd w:val="0"/>
      <w:spacing w:after="0" w:line="240" w:lineRule="auto"/>
    </w:pPr>
    <w:rPr>
      <w:rFonts w:ascii="Times New Roman" w:eastAsia="Batang" w:hAnsi="Times New Roman" w:cs="Times New Roman"/>
      <w:color w:val="000000"/>
      <w:sz w:val="24"/>
      <w:szCs w:val="24"/>
      <w:lang w:eastAsia="ko-KR"/>
    </w:rPr>
  </w:style>
  <w:style w:type="paragraph" w:styleId="TOC3">
    <w:name w:val="toc 3"/>
    <w:basedOn w:val="Normal"/>
    <w:next w:val="Normal"/>
    <w:autoRedefine/>
    <w:uiPriority w:val="39"/>
    <w:unhideWhenUsed/>
    <w:qFormat/>
    <w:rsid w:val="000D12C8"/>
    <w:pPr>
      <w:spacing w:after="100"/>
      <w:ind w:left="440"/>
    </w:pPr>
  </w:style>
  <w:style w:type="paragraph" w:styleId="ListParagraph">
    <w:name w:val="List Paragraph"/>
    <w:basedOn w:val="Normal"/>
    <w:link w:val="ListParagraphChar"/>
    <w:uiPriority w:val="34"/>
    <w:qFormat/>
    <w:rsid w:val="008845EF"/>
    <w:pPr>
      <w:numPr>
        <w:numId w:val="15"/>
      </w:numPr>
      <w:spacing w:after="200" w:line="276" w:lineRule="auto"/>
      <w:contextualSpacing/>
    </w:pPr>
    <w:rPr>
      <w:lang w:eastAsia="ko-KR"/>
    </w:rPr>
  </w:style>
  <w:style w:type="character" w:customStyle="1" w:styleId="ListParagraphChar">
    <w:name w:val="List Paragraph Char"/>
    <w:basedOn w:val="DefaultParagraphFont"/>
    <w:link w:val="ListParagraph"/>
    <w:uiPriority w:val="34"/>
    <w:rsid w:val="008845EF"/>
    <w:rPr>
      <w:lang w:eastAsia="ko-KR"/>
    </w:rPr>
  </w:style>
  <w:style w:type="paragraph" w:styleId="Title">
    <w:name w:val="Title"/>
    <w:basedOn w:val="Normal"/>
    <w:next w:val="Normal"/>
    <w:link w:val="TitleChar"/>
    <w:qFormat/>
    <w:rsid w:val="008845E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lang w:eastAsia="ko-KR"/>
    </w:rPr>
  </w:style>
  <w:style w:type="character" w:customStyle="1" w:styleId="TitleChar">
    <w:name w:val="Title Char"/>
    <w:basedOn w:val="DefaultParagraphFont"/>
    <w:link w:val="Title"/>
    <w:rsid w:val="008845EF"/>
    <w:rPr>
      <w:rFonts w:asciiTheme="majorHAnsi" w:eastAsiaTheme="majorEastAsia" w:hAnsiTheme="majorHAnsi" w:cstheme="majorBidi"/>
      <w:color w:val="17365D" w:themeColor="text2" w:themeShade="BF"/>
      <w:spacing w:val="5"/>
      <w:kern w:val="28"/>
      <w:sz w:val="52"/>
      <w:szCs w:val="52"/>
      <w:lang w:eastAsia="ko-KR"/>
    </w:rPr>
  </w:style>
  <w:style w:type="paragraph" w:customStyle="1" w:styleId="a">
    <w:name w:val=".."/>
    <w:basedOn w:val="Normal"/>
    <w:next w:val="Normal"/>
    <w:rsid w:val="000D12C8"/>
    <w:pPr>
      <w:autoSpaceDE w:val="0"/>
      <w:autoSpaceDN w:val="0"/>
      <w:adjustRightInd w:val="0"/>
    </w:pPr>
    <w:rPr>
      <w:rFonts w:ascii="Arial" w:eastAsia="Batang" w:hAnsi="Arial" w:cs="Times New Roman"/>
      <w:sz w:val="24"/>
      <w:szCs w:val="24"/>
      <w:lang w:eastAsia="ko-KR"/>
    </w:rPr>
  </w:style>
  <w:style w:type="character" w:styleId="Strong">
    <w:name w:val="Strong"/>
    <w:basedOn w:val="DefaultParagraphFont"/>
    <w:qFormat/>
    <w:rsid w:val="008845EF"/>
    <w:rPr>
      <w:b/>
      <w:bCs/>
    </w:rPr>
  </w:style>
  <w:style w:type="character" w:customStyle="1" w:styleId="apple-style-span">
    <w:name w:val="apple-style-span"/>
    <w:basedOn w:val="DefaultParagraphFont"/>
    <w:uiPriority w:val="99"/>
    <w:rsid w:val="00F75BDE"/>
    <w:rPr>
      <w:rFonts w:cs="Times New Roman"/>
    </w:rPr>
  </w:style>
  <w:style w:type="paragraph" w:styleId="HTMLPreformatted">
    <w:name w:val="HTML Preformatted"/>
    <w:basedOn w:val="Normal"/>
    <w:link w:val="HTMLPreformattedChar"/>
    <w:uiPriority w:val="99"/>
    <w:rsid w:val="00F75B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GulimChe" w:eastAsia="GulimChe" w:hAnsi="GulimChe" w:cs="GulimChe"/>
      <w:sz w:val="24"/>
      <w:szCs w:val="24"/>
      <w:lang w:eastAsia="ko-KR"/>
    </w:rPr>
  </w:style>
  <w:style w:type="character" w:customStyle="1" w:styleId="HTMLPreformattedChar">
    <w:name w:val="HTML Preformatted Char"/>
    <w:basedOn w:val="DefaultParagraphFont"/>
    <w:link w:val="HTMLPreformatted"/>
    <w:uiPriority w:val="99"/>
    <w:rsid w:val="00F75BDE"/>
    <w:rPr>
      <w:rFonts w:ascii="GulimChe" w:eastAsia="GulimChe" w:hAnsi="GulimChe" w:cs="GulimChe"/>
      <w:sz w:val="24"/>
      <w:szCs w:val="24"/>
      <w:lang w:eastAsia="ko-KR"/>
    </w:rPr>
  </w:style>
  <w:style w:type="paragraph" w:styleId="NormalWeb">
    <w:name w:val="Normal (Web)"/>
    <w:basedOn w:val="Normal"/>
    <w:uiPriority w:val="99"/>
    <w:semiHidden/>
    <w:rsid w:val="00F75BDE"/>
    <w:pPr>
      <w:spacing w:before="100" w:beforeAutospacing="1" w:after="100" w:afterAutospacing="1"/>
    </w:pPr>
    <w:rPr>
      <w:rFonts w:ascii="Gulim" w:eastAsia="Gulim" w:hAnsi="Gulim" w:cs="Gulim"/>
      <w:color w:val="000000"/>
      <w:sz w:val="24"/>
      <w:szCs w:val="24"/>
      <w:lang w:eastAsia="ko-KR"/>
    </w:rPr>
  </w:style>
  <w:style w:type="paragraph" w:customStyle="1" w:styleId="1-cjk">
    <w:name w:val="본문형식1-cjk"/>
    <w:basedOn w:val="Normal"/>
    <w:uiPriority w:val="99"/>
    <w:rsid w:val="00F75BDE"/>
    <w:pPr>
      <w:spacing w:before="100" w:line="312" w:lineRule="auto"/>
      <w:ind w:left="113" w:firstLine="170"/>
      <w:jc w:val="both"/>
    </w:pPr>
    <w:rPr>
      <w:rFonts w:ascii="Batang" w:eastAsia="Malgun Gothic" w:hAnsi="Batang" w:cs="Gulim"/>
      <w:sz w:val="20"/>
      <w:szCs w:val="20"/>
      <w:lang w:eastAsia="ar-SA"/>
    </w:rPr>
  </w:style>
  <w:style w:type="paragraph" w:styleId="Caption">
    <w:name w:val="caption"/>
    <w:basedOn w:val="Normal"/>
    <w:next w:val="Normal"/>
    <w:unhideWhenUsed/>
    <w:qFormat/>
    <w:rsid w:val="008845EF"/>
    <w:rPr>
      <w:rFonts w:ascii="Calibri" w:hAnsi="Calibri" w:cs="Times New Roman"/>
      <w:b/>
      <w:bCs/>
      <w:sz w:val="20"/>
      <w:szCs w:val="20"/>
    </w:rPr>
  </w:style>
  <w:style w:type="paragraph" w:customStyle="1" w:styleId="IriHeading2">
    <w:name w:val="IriHeading 2"/>
    <w:basedOn w:val="Heading2"/>
    <w:link w:val="IriHeading2Char"/>
    <w:qFormat/>
    <w:rsid w:val="008845EF"/>
    <w:rPr>
      <w:rFonts w:ascii="Calibri" w:hAnsi="Calibri" w:cs="Times New Roman"/>
      <w:color w:val="000000"/>
    </w:rPr>
  </w:style>
  <w:style w:type="character" w:customStyle="1" w:styleId="IriHeading2Char">
    <w:name w:val="IriHeading 2 Char"/>
    <w:basedOn w:val="Heading2Char"/>
    <w:link w:val="IriHeading2"/>
    <w:rsid w:val="008845EF"/>
    <w:rPr>
      <w:rFonts w:ascii="Calibri" w:eastAsiaTheme="majorEastAsia" w:hAnsi="Calibri" w:cs="Times New Roman"/>
      <w:b/>
      <w:bCs/>
      <w:i/>
      <w:color w:val="000000"/>
      <w:sz w:val="28"/>
      <w:szCs w:val="26"/>
    </w:rPr>
  </w:style>
  <w:style w:type="paragraph" w:customStyle="1" w:styleId="Style1">
    <w:name w:val="Style1"/>
    <w:basedOn w:val="Heading3"/>
    <w:link w:val="Style1Char"/>
    <w:qFormat/>
    <w:rsid w:val="008845EF"/>
    <w:rPr>
      <w:i/>
      <w:iCs/>
    </w:rPr>
  </w:style>
  <w:style w:type="character" w:customStyle="1" w:styleId="Style1Char">
    <w:name w:val="Style1 Char"/>
    <w:basedOn w:val="Heading3Char"/>
    <w:link w:val="Style1"/>
    <w:rsid w:val="008845EF"/>
    <w:rPr>
      <w:rFonts w:asciiTheme="majorHAnsi" w:eastAsiaTheme="majorEastAsia" w:hAnsiTheme="majorHAnsi" w:cstheme="majorBidi"/>
      <w:b/>
      <w:bCs/>
      <w:i/>
      <w:iCs/>
      <w:color w:val="4F81BD" w:themeColor="accent1"/>
    </w:rPr>
  </w:style>
  <w:style w:type="character" w:customStyle="1" w:styleId="EndnoteTextChar">
    <w:name w:val="Endnote Text Char"/>
    <w:basedOn w:val="DefaultParagraphFont"/>
    <w:link w:val="EndnoteText"/>
    <w:uiPriority w:val="99"/>
    <w:semiHidden/>
    <w:rsid w:val="00FD1920"/>
    <w:rPr>
      <w:rFonts w:ascii="Calibri" w:hAnsi="Calibri" w:cs="Times New Roman"/>
      <w:sz w:val="20"/>
      <w:szCs w:val="20"/>
    </w:rPr>
  </w:style>
  <w:style w:type="paragraph" w:styleId="EndnoteText">
    <w:name w:val="endnote text"/>
    <w:basedOn w:val="Normal"/>
    <w:link w:val="EndnoteTextChar"/>
    <w:uiPriority w:val="99"/>
    <w:semiHidden/>
    <w:unhideWhenUsed/>
    <w:rsid w:val="00FD1920"/>
    <w:rPr>
      <w:rFonts w:ascii="Calibri" w:hAnsi="Calibri" w:cs="Times New Roman"/>
      <w:sz w:val="20"/>
      <w:szCs w:val="20"/>
    </w:rPr>
  </w:style>
  <w:style w:type="numbering" w:customStyle="1" w:styleId="18">
    <w:name w:val="스타일18"/>
    <w:uiPriority w:val="99"/>
    <w:rsid w:val="007C6AF5"/>
    <w:pPr>
      <w:numPr>
        <w:numId w:val="9"/>
      </w:numPr>
    </w:pPr>
  </w:style>
  <w:style w:type="table" w:styleId="LightList-Accent2">
    <w:name w:val="Light List Accent 2"/>
    <w:basedOn w:val="TableNormal"/>
    <w:uiPriority w:val="61"/>
    <w:rsid w:val="00923E00"/>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MediumGrid1-Accent2">
    <w:name w:val="Medium Grid 1 Accent 2"/>
    <w:basedOn w:val="TableNormal"/>
    <w:uiPriority w:val="67"/>
    <w:rsid w:val="00923E00"/>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3-Accent2">
    <w:name w:val="Medium Grid 3 Accent 2"/>
    <w:basedOn w:val="TableNormal"/>
    <w:uiPriority w:val="69"/>
    <w:rsid w:val="00923E0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character" w:styleId="CommentReference">
    <w:name w:val="annotation reference"/>
    <w:basedOn w:val="DefaultParagraphFont"/>
    <w:uiPriority w:val="99"/>
    <w:semiHidden/>
    <w:unhideWhenUsed/>
    <w:rsid w:val="009F45C1"/>
    <w:rPr>
      <w:sz w:val="16"/>
      <w:szCs w:val="16"/>
    </w:rPr>
  </w:style>
  <w:style w:type="paragraph" w:styleId="CommentText">
    <w:name w:val="annotation text"/>
    <w:basedOn w:val="Normal"/>
    <w:link w:val="CommentTextChar"/>
    <w:uiPriority w:val="99"/>
    <w:semiHidden/>
    <w:unhideWhenUsed/>
    <w:rsid w:val="009F45C1"/>
    <w:rPr>
      <w:sz w:val="20"/>
      <w:szCs w:val="20"/>
    </w:rPr>
  </w:style>
  <w:style w:type="character" w:customStyle="1" w:styleId="CommentTextChar">
    <w:name w:val="Comment Text Char"/>
    <w:basedOn w:val="DefaultParagraphFont"/>
    <w:link w:val="CommentText"/>
    <w:uiPriority w:val="99"/>
    <w:semiHidden/>
    <w:rsid w:val="009F45C1"/>
    <w:rPr>
      <w:sz w:val="20"/>
      <w:szCs w:val="20"/>
    </w:rPr>
  </w:style>
  <w:style w:type="paragraph" w:styleId="CommentSubject">
    <w:name w:val="annotation subject"/>
    <w:basedOn w:val="CommentText"/>
    <w:next w:val="CommentText"/>
    <w:link w:val="CommentSubjectChar"/>
    <w:uiPriority w:val="99"/>
    <w:semiHidden/>
    <w:unhideWhenUsed/>
    <w:rsid w:val="009F45C1"/>
    <w:rPr>
      <w:b/>
      <w:bCs/>
    </w:rPr>
  </w:style>
  <w:style w:type="character" w:customStyle="1" w:styleId="CommentSubjectChar">
    <w:name w:val="Comment Subject Char"/>
    <w:basedOn w:val="CommentTextChar"/>
    <w:link w:val="CommentSubject"/>
    <w:uiPriority w:val="99"/>
    <w:semiHidden/>
    <w:rsid w:val="009F45C1"/>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45EF"/>
    <w:pPr>
      <w:spacing w:after="0" w:line="240" w:lineRule="auto"/>
    </w:pPr>
  </w:style>
  <w:style w:type="paragraph" w:styleId="Heading1">
    <w:name w:val="heading 1"/>
    <w:basedOn w:val="Normal"/>
    <w:next w:val="Normal"/>
    <w:link w:val="Heading1Char"/>
    <w:autoRedefine/>
    <w:uiPriority w:val="99"/>
    <w:qFormat/>
    <w:rsid w:val="00203506"/>
    <w:pPr>
      <w:keepNext/>
      <w:keepLines/>
      <w:numPr>
        <w:numId w:val="37"/>
      </w:numPr>
      <w:outlineLvl w:val="0"/>
      <w:pPrChange w:id="1" w:author="thuyhuynh" w:date="2024-01-05T13:17:00Z">
        <w:pPr>
          <w:keepNext/>
          <w:keepLines/>
          <w:numPr>
            <w:numId w:val="37"/>
          </w:numPr>
          <w:ind w:left="425" w:hanging="425"/>
          <w:outlineLvl w:val="0"/>
        </w:pPr>
      </w:pPrChange>
    </w:pPr>
    <w:rPr>
      <w:rFonts w:ascii="Poppins SemiBold" w:eastAsiaTheme="majorEastAsia" w:hAnsi="Poppins SemiBold" w:cstheme="majorBidi"/>
      <w:bCs/>
      <w:color w:val="930F15"/>
      <w:sz w:val="36"/>
      <w:szCs w:val="36"/>
      <w:rPrChange w:id="1" w:author="thuyhuynh" w:date="2024-01-05T13:17:00Z">
        <w:rPr>
          <w:rFonts w:ascii="Calibri" w:eastAsiaTheme="majorEastAsia" w:hAnsi="Calibri" w:cstheme="majorBidi"/>
          <w:b/>
          <w:bCs/>
          <w:color w:val="930F15"/>
          <w:sz w:val="36"/>
          <w:szCs w:val="28"/>
          <w:lang w:val="en-US" w:eastAsia="en-US" w:bidi="ar-SA"/>
        </w:rPr>
      </w:rPrChange>
    </w:rPr>
  </w:style>
  <w:style w:type="paragraph" w:styleId="Heading2">
    <w:name w:val="heading 2"/>
    <w:basedOn w:val="Normal"/>
    <w:next w:val="Normal"/>
    <w:link w:val="Heading2Char"/>
    <w:uiPriority w:val="99"/>
    <w:unhideWhenUsed/>
    <w:qFormat/>
    <w:rsid w:val="008845EF"/>
    <w:pPr>
      <w:keepNext/>
      <w:keepLines/>
      <w:outlineLvl w:val="1"/>
    </w:pPr>
    <w:rPr>
      <w:rFonts w:eastAsiaTheme="majorEastAsia" w:cstheme="majorBidi"/>
      <w:b/>
      <w:bCs/>
      <w:i/>
      <w:color w:val="000000" w:themeColor="text1"/>
      <w:sz w:val="28"/>
      <w:szCs w:val="26"/>
    </w:rPr>
  </w:style>
  <w:style w:type="paragraph" w:styleId="Heading3">
    <w:name w:val="heading 3"/>
    <w:basedOn w:val="Normal"/>
    <w:next w:val="Normal"/>
    <w:link w:val="Heading3Char"/>
    <w:unhideWhenUsed/>
    <w:qFormat/>
    <w:rsid w:val="008845E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nhideWhenUsed/>
    <w:qFormat/>
    <w:rsid w:val="008845EF"/>
    <w:pPr>
      <w:keepNext/>
      <w:keepLines/>
      <w:spacing w:before="200" w:line="276" w:lineRule="auto"/>
      <w:ind w:left="864" w:hanging="864"/>
      <w:outlineLvl w:val="3"/>
    </w:pPr>
    <w:rPr>
      <w:rFonts w:asciiTheme="majorHAnsi" w:eastAsiaTheme="majorEastAsia" w:hAnsiTheme="majorHAnsi" w:cstheme="majorBidi"/>
      <w:b/>
      <w:bCs/>
      <w:i/>
      <w:iCs/>
      <w:color w:val="4F81BD" w:themeColor="accent1"/>
      <w:lang w:eastAsia="ko-KR"/>
    </w:rPr>
  </w:style>
  <w:style w:type="paragraph" w:styleId="Heading5">
    <w:name w:val="heading 5"/>
    <w:basedOn w:val="Normal"/>
    <w:next w:val="Normal"/>
    <w:link w:val="Heading5Char"/>
    <w:unhideWhenUsed/>
    <w:qFormat/>
    <w:rsid w:val="008845EF"/>
    <w:pPr>
      <w:keepNext/>
      <w:keepLines/>
      <w:spacing w:before="200" w:line="276" w:lineRule="auto"/>
      <w:ind w:left="1008" w:hanging="1008"/>
      <w:outlineLvl w:val="4"/>
    </w:pPr>
    <w:rPr>
      <w:rFonts w:asciiTheme="majorHAnsi" w:eastAsiaTheme="majorEastAsia" w:hAnsiTheme="majorHAnsi" w:cstheme="majorBidi"/>
      <w:color w:val="243F60" w:themeColor="accent1" w:themeShade="7F"/>
      <w:lang w:eastAsia="ko-KR"/>
    </w:rPr>
  </w:style>
  <w:style w:type="paragraph" w:styleId="Heading6">
    <w:name w:val="heading 6"/>
    <w:basedOn w:val="Normal"/>
    <w:next w:val="Normal"/>
    <w:link w:val="Heading6Char"/>
    <w:unhideWhenUsed/>
    <w:qFormat/>
    <w:rsid w:val="008845EF"/>
    <w:pPr>
      <w:keepNext/>
      <w:keepLines/>
      <w:spacing w:before="200" w:line="276" w:lineRule="auto"/>
      <w:ind w:left="1152" w:hanging="1152"/>
      <w:outlineLvl w:val="5"/>
    </w:pPr>
    <w:rPr>
      <w:rFonts w:asciiTheme="majorHAnsi" w:eastAsiaTheme="majorEastAsia" w:hAnsiTheme="majorHAnsi" w:cstheme="majorBidi"/>
      <w:i/>
      <w:iCs/>
      <w:color w:val="243F60" w:themeColor="accent1" w:themeShade="7F"/>
      <w:lang w:eastAsia="ko-KR"/>
    </w:rPr>
  </w:style>
  <w:style w:type="paragraph" w:styleId="Heading7">
    <w:name w:val="heading 7"/>
    <w:basedOn w:val="Normal"/>
    <w:next w:val="Normal"/>
    <w:link w:val="Heading7Char"/>
    <w:semiHidden/>
    <w:unhideWhenUsed/>
    <w:qFormat/>
    <w:rsid w:val="008845EF"/>
    <w:pPr>
      <w:keepNext/>
      <w:keepLines/>
      <w:spacing w:before="200" w:line="276" w:lineRule="auto"/>
      <w:ind w:left="1296" w:hanging="1296"/>
      <w:outlineLvl w:val="6"/>
    </w:pPr>
    <w:rPr>
      <w:rFonts w:asciiTheme="majorHAnsi" w:eastAsiaTheme="majorEastAsia" w:hAnsiTheme="majorHAnsi" w:cstheme="majorBidi"/>
      <w:i/>
      <w:iCs/>
      <w:color w:val="404040" w:themeColor="text1" w:themeTint="BF"/>
      <w:lang w:eastAsia="ko-KR"/>
    </w:rPr>
  </w:style>
  <w:style w:type="paragraph" w:styleId="Heading8">
    <w:name w:val="heading 8"/>
    <w:basedOn w:val="Normal"/>
    <w:next w:val="Normal"/>
    <w:link w:val="Heading8Char"/>
    <w:semiHidden/>
    <w:unhideWhenUsed/>
    <w:qFormat/>
    <w:rsid w:val="008845EF"/>
    <w:pPr>
      <w:keepNext/>
      <w:keepLines/>
      <w:spacing w:before="200" w:line="276" w:lineRule="auto"/>
      <w:ind w:left="1440" w:hanging="1440"/>
      <w:outlineLvl w:val="7"/>
    </w:pPr>
    <w:rPr>
      <w:rFonts w:asciiTheme="majorHAnsi" w:eastAsiaTheme="majorEastAsia" w:hAnsiTheme="majorHAnsi" w:cstheme="majorBidi"/>
      <w:color w:val="404040" w:themeColor="text1" w:themeTint="BF"/>
      <w:sz w:val="20"/>
      <w:szCs w:val="20"/>
      <w:lang w:eastAsia="ko-KR"/>
    </w:rPr>
  </w:style>
  <w:style w:type="paragraph" w:styleId="Heading9">
    <w:name w:val="heading 9"/>
    <w:basedOn w:val="Normal"/>
    <w:next w:val="Normal"/>
    <w:link w:val="Heading9Char"/>
    <w:semiHidden/>
    <w:unhideWhenUsed/>
    <w:qFormat/>
    <w:rsid w:val="008845EF"/>
    <w:pPr>
      <w:keepNext/>
      <w:keepLines/>
      <w:spacing w:before="200" w:line="276" w:lineRule="auto"/>
      <w:ind w:left="1584" w:hanging="1584"/>
      <w:outlineLvl w:val="8"/>
    </w:pPr>
    <w:rPr>
      <w:rFonts w:asciiTheme="majorHAnsi" w:eastAsiaTheme="majorEastAsia" w:hAnsiTheme="majorHAnsi" w:cstheme="majorBidi"/>
      <w:i/>
      <w:iCs/>
      <w:color w:val="404040" w:themeColor="text1" w:themeTint="BF"/>
      <w:sz w:val="20"/>
      <w:szCs w:val="20"/>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203506"/>
    <w:rPr>
      <w:rFonts w:ascii="Poppins SemiBold" w:eastAsiaTheme="majorEastAsia" w:hAnsi="Poppins SemiBold" w:cstheme="majorBidi"/>
      <w:bCs/>
      <w:color w:val="930F15"/>
      <w:sz w:val="36"/>
      <w:szCs w:val="36"/>
    </w:rPr>
  </w:style>
  <w:style w:type="character" w:customStyle="1" w:styleId="Heading2Char">
    <w:name w:val="Heading 2 Char"/>
    <w:basedOn w:val="DefaultParagraphFont"/>
    <w:link w:val="Heading2"/>
    <w:uiPriority w:val="99"/>
    <w:rsid w:val="008845EF"/>
    <w:rPr>
      <w:rFonts w:eastAsiaTheme="majorEastAsia" w:cstheme="majorBidi"/>
      <w:b/>
      <w:bCs/>
      <w:i/>
      <w:color w:val="000000" w:themeColor="text1"/>
      <w:sz w:val="28"/>
      <w:szCs w:val="26"/>
    </w:rPr>
  </w:style>
  <w:style w:type="character" w:customStyle="1" w:styleId="Heading3Char">
    <w:name w:val="Heading 3 Char"/>
    <w:basedOn w:val="DefaultParagraphFont"/>
    <w:link w:val="Heading3"/>
    <w:rsid w:val="008845E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rsid w:val="008845EF"/>
    <w:rPr>
      <w:rFonts w:asciiTheme="majorHAnsi" w:eastAsiaTheme="majorEastAsia" w:hAnsiTheme="majorHAnsi" w:cstheme="majorBidi"/>
      <w:b/>
      <w:bCs/>
      <w:i/>
      <w:iCs/>
      <w:color w:val="4F81BD" w:themeColor="accent1"/>
      <w:lang w:eastAsia="ko-KR"/>
    </w:rPr>
  </w:style>
  <w:style w:type="character" w:customStyle="1" w:styleId="Heading5Char">
    <w:name w:val="Heading 5 Char"/>
    <w:basedOn w:val="DefaultParagraphFont"/>
    <w:link w:val="Heading5"/>
    <w:rsid w:val="008845EF"/>
    <w:rPr>
      <w:rFonts w:asciiTheme="majorHAnsi" w:eastAsiaTheme="majorEastAsia" w:hAnsiTheme="majorHAnsi" w:cstheme="majorBidi"/>
      <w:color w:val="243F60" w:themeColor="accent1" w:themeShade="7F"/>
      <w:lang w:eastAsia="ko-KR"/>
    </w:rPr>
  </w:style>
  <w:style w:type="character" w:customStyle="1" w:styleId="Heading6Char">
    <w:name w:val="Heading 6 Char"/>
    <w:basedOn w:val="DefaultParagraphFont"/>
    <w:link w:val="Heading6"/>
    <w:rsid w:val="008845EF"/>
    <w:rPr>
      <w:rFonts w:asciiTheme="majorHAnsi" w:eastAsiaTheme="majorEastAsia" w:hAnsiTheme="majorHAnsi" w:cstheme="majorBidi"/>
      <w:i/>
      <w:iCs/>
      <w:color w:val="243F60" w:themeColor="accent1" w:themeShade="7F"/>
      <w:lang w:eastAsia="ko-KR"/>
    </w:rPr>
  </w:style>
  <w:style w:type="character" w:customStyle="1" w:styleId="Heading7Char">
    <w:name w:val="Heading 7 Char"/>
    <w:basedOn w:val="DefaultParagraphFont"/>
    <w:link w:val="Heading7"/>
    <w:semiHidden/>
    <w:rsid w:val="008845EF"/>
    <w:rPr>
      <w:rFonts w:asciiTheme="majorHAnsi" w:eastAsiaTheme="majorEastAsia" w:hAnsiTheme="majorHAnsi" w:cstheme="majorBidi"/>
      <w:i/>
      <w:iCs/>
      <w:color w:val="404040" w:themeColor="text1" w:themeTint="BF"/>
      <w:lang w:eastAsia="ko-KR"/>
    </w:rPr>
  </w:style>
  <w:style w:type="character" w:customStyle="1" w:styleId="Heading8Char">
    <w:name w:val="Heading 8 Char"/>
    <w:basedOn w:val="DefaultParagraphFont"/>
    <w:link w:val="Heading8"/>
    <w:semiHidden/>
    <w:rsid w:val="008845EF"/>
    <w:rPr>
      <w:rFonts w:asciiTheme="majorHAnsi" w:eastAsiaTheme="majorEastAsia" w:hAnsiTheme="majorHAnsi" w:cstheme="majorBidi"/>
      <w:color w:val="404040" w:themeColor="text1" w:themeTint="BF"/>
      <w:sz w:val="20"/>
      <w:szCs w:val="20"/>
      <w:lang w:eastAsia="ko-KR"/>
    </w:rPr>
  </w:style>
  <w:style w:type="character" w:customStyle="1" w:styleId="Heading9Char">
    <w:name w:val="Heading 9 Char"/>
    <w:basedOn w:val="DefaultParagraphFont"/>
    <w:link w:val="Heading9"/>
    <w:semiHidden/>
    <w:rsid w:val="008845EF"/>
    <w:rPr>
      <w:rFonts w:asciiTheme="majorHAnsi" w:eastAsiaTheme="majorEastAsia" w:hAnsiTheme="majorHAnsi" w:cstheme="majorBidi"/>
      <w:i/>
      <w:iCs/>
      <w:color w:val="404040" w:themeColor="text1" w:themeTint="BF"/>
      <w:sz w:val="20"/>
      <w:szCs w:val="20"/>
      <w:lang w:eastAsia="ko-KR"/>
    </w:rPr>
  </w:style>
  <w:style w:type="paragraph" w:styleId="NoSpacing">
    <w:name w:val="No Spacing"/>
    <w:link w:val="NoSpacingChar"/>
    <w:uiPriority w:val="99"/>
    <w:qFormat/>
    <w:rsid w:val="008845EF"/>
    <w:pPr>
      <w:spacing w:after="0" w:line="240" w:lineRule="auto"/>
    </w:pPr>
  </w:style>
  <w:style w:type="character" w:customStyle="1" w:styleId="NoSpacingChar">
    <w:name w:val="No Spacing Char"/>
    <w:basedOn w:val="DefaultParagraphFont"/>
    <w:link w:val="NoSpacing"/>
    <w:uiPriority w:val="99"/>
    <w:rsid w:val="008845EF"/>
    <w:rPr>
      <w:rFonts w:eastAsiaTheme="minorEastAsia"/>
    </w:rPr>
  </w:style>
  <w:style w:type="paragraph" w:styleId="BalloonText">
    <w:name w:val="Balloon Text"/>
    <w:basedOn w:val="Normal"/>
    <w:link w:val="BalloonTextChar"/>
    <w:uiPriority w:val="99"/>
    <w:semiHidden/>
    <w:unhideWhenUsed/>
    <w:rsid w:val="00AC0496"/>
    <w:rPr>
      <w:rFonts w:ascii="Tahoma" w:hAnsi="Tahoma" w:cs="Tahoma"/>
      <w:sz w:val="16"/>
      <w:szCs w:val="16"/>
    </w:rPr>
  </w:style>
  <w:style w:type="character" w:customStyle="1" w:styleId="BalloonTextChar">
    <w:name w:val="Balloon Text Char"/>
    <w:basedOn w:val="DefaultParagraphFont"/>
    <w:link w:val="BalloonText"/>
    <w:uiPriority w:val="99"/>
    <w:semiHidden/>
    <w:rsid w:val="00AC0496"/>
    <w:rPr>
      <w:rFonts w:ascii="Tahoma" w:hAnsi="Tahoma" w:cs="Tahoma"/>
      <w:sz w:val="16"/>
      <w:szCs w:val="16"/>
    </w:rPr>
  </w:style>
  <w:style w:type="paragraph" w:styleId="Header">
    <w:name w:val="header"/>
    <w:basedOn w:val="Normal"/>
    <w:link w:val="HeaderChar"/>
    <w:uiPriority w:val="99"/>
    <w:unhideWhenUsed/>
    <w:rsid w:val="00AC0496"/>
    <w:pPr>
      <w:tabs>
        <w:tab w:val="center" w:pos="4680"/>
        <w:tab w:val="right" w:pos="9360"/>
      </w:tabs>
    </w:pPr>
  </w:style>
  <w:style w:type="character" w:customStyle="1" w:styleId="HeaderChar">
    <w:name w:val="Header Char"/>
    <w:basedOn w:val="DefaultParagraphFont"/>
    <w:link w:val="Header"/>
    <w:uiPriority w:val="99"/>
    <w:rsid w:val="00AC0496"/>
  </w:style>
  <w:style w:type="paragraph" w:styleId="Footer">
    <w:name w:val="footer"/>
    <w:basedOn w:val="Normal"/>
    <w:link w:val="FooterChar"/>
    <w:uiPriority w:val="99"/>
    <w:unhideWhenUsed/>
    <w:rsid w:val="00AC0496"/>
    <w:pPr>
      <w:tabs>
        <w:tab w:val="center" w:pos="4680"/>
        <w:tab w:val="right" w:pos="9360"/>
      </w:tabs>
    </w:pPr>
  </w:style>
  <w:style w:type="character" w:customStyle="1" w:styleId="FooterChar">
    <w:name w:val="Footer Char"/>
    <w:basedOn w:val="DefaultParagraphFont"/>
    <w:link w:val="Footer"/>
    <w:uiPriority w:val="99"/>
    <w:rsid w:val="00AC0496"/>
  </w:style>
  <w:style w:type="table" w:styleId="TableGrid">
    <w:name w:val="Table Grid"/>
    <w:basedOn w:val="TableNormal"/>
    <w:uiPriority w:val="59"/>
    <w:rsid w:val="00B6039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8845EF"/>
    <w:pPr>
      <w:spacing w:before="480" w:line="276" w:lineRule="auto"/>
      <w:outlineLvl w:val="9"/>
    </w:pPr>
    <w:rPr>
      <w:rFonts w:asciiTheme="majorHAnsi" w:hAnsiTheme="majorHAnsi"/>
      <w:color w:val="365F91" w:themeColor="accent1" w:themeShade="BF"/>
      <w:sz w:val="28"/>
    </w:rPr>
  </w:style>
  <w:style w:type="paragraph" w:styleId="TOC1">
    <w:name w:val="toc 1"/>
    <w:basedOn w:val="Normal"/>
    <w:next w:val="Normal"/>
    <w:autoRedefine/>
    <w:uiPriority w:val="39"/>
    <w:unhideWhenUsed/>
    <w:qFormat/>
    <w:rsid w:val="00CA7D87"/>
    <w:pPr>
      <w:tabs>
        <w:tab w:val="left" w:pos="440"/>
        <w:tab w:val="right" w:leader="dot" w:pos="9350"/>
      </w:tabs>
      <w:spacing w:after="100"/>
    </w:pPr>
  </w:style>
  <w:style w:type="paragraph" w:styleId="TOC2">
    <w:name w:val="toc 2"/>
    <w:basedOn w:val="Normal"/>
    <w:next w:val="Normal"/>
    <w:autoRedefine/>
    <w:uiPriority w:val="39"/>
    <w:unhideWhenUsed/>
    <w:qFormat/>
    <w:rsid w:val="00E172C5"/>
    <w:pPr>
      <w:tabs>
        <w:tab w:val="left" w:pos="1000"/>
        <w:tab w:val="right" w:leader="dot" w:pos="9350"/>
      </w:tabs>
      <w:spacing w:after="100"/>
    </w:pPr>
  </w:style>
  <w:style w:type="character" w:styleId="Hyperlink">
    <w:name w:val="Hyperlink"/>
    <w:basedOn w:val="DefaultParagraphFont"/>
    <w:uiPriority w:val="99"/>
    <w:unhideWhenUsed/>
    <w:rsid w:val="00726FE7"/>
    <w:rPr>
      <w:color w:val="0000FF" w:themeColor="hyperlink"/>
      <w:u w:val="single"/>
    </w:rPr>
  </w:style>
  <w:style w:type="paragraph" w:customStyle="1" w:styleId="Code">
    <w:name w:val="Code"/>
    <w:basedOn w:val="Normal"/>
    <w:rsid w:val="0026163E"/>
    <w:pPr>
      <w:shd w:val="clear" w:color="auto" w:fill="E6E6E6"/>
      <w:ind w:left="720"/>
    </w:pPr>
    <w:rPr>
      <w:rFonts w:ascii="Courier New" w:eastAsia="Batang" w:hAnsi="Courier New" w:cs="Times New Roman"/>
      <w:sz w:val="24"/>
      <w:szCs w:val="20"/>
    </w:rPr>
  </w:style>
  <w:style w:type="paragraph" w:customStyle="1" w:styleId="Default">
    <w:name w:val="Default"/>
    <w:rsid w:val="00964598"/>
    <w:pPr>
      <w:autoSpaceDE w:val="0"/>
      <w:autoSpaceDN w:val="0"/>
      <w:adjustRightInd w:val="0"/>
      <w:spacing w:after="0" w:line="240" w:lineRule="auto"/>
    </w:pPr>
    <w:rPr>
      <w:rFonts w:ascii="Times New Roman" w:eastAsia="Batang" w:hAnsi="Times New Roman" w:cs="Times New Roman"/>
      <w:color w:val="000000"/>
      <w:sz w:val="24"/>
      <w:szCs w:val="24"/>
      <w:lang w:eastAsia="ko-KR"/>
    </w:rPr>
  </w:style>
  <w:style w:type="paragraph" w:styleId="TOC3">
    <w:name w:val="toc 3"/>
    <w:basedOn w:val="Normal"/>
    <w:next w:val="Normal"/>
    <w:autoRedefine/>
    <w:uiPriority w:val="39"/>
    <w:unhideWhenUsed/>
    <w:qFormat/>
    <w:rsid w:val="000D12C8"/>
    <w:pPr>
      <w:spacing w:after="100"/>
      <w:ind w:left="440"/>
    </w:pPr>
  </w:style>
  <w:style w:type="paragraph" w:styleId="ListParagraph">
    <w:name w:val="List Paragraph"/>
    <w:basedOn w:val="Normal"/>
    <w:link w:val="ListParagraphChar"/>
    <w:uiPriority w:val="34"/>
    <w:qFormat/>
    <w:rsid w:val="008845EF"/>
    <w:pPr>
      <w:numPr>
        <w:numId w:val="15"/>
      </w:numPr>
      <w:spacing w:after="200" w:line="276" w:lineRule="auto"/>
      <w:contextualSpacing/>
    </w:pPr>
    <w:rPr>
      <w:lang w:eastAsia="ko-KR"/>
    </w:rPr>
  </w:style>
  <w:style w:type="character" w:customStyle="1" w:styleId="ListParagraphChar">
    <w:name w:val="List Paragraph Char"/>
    <w:basedOn w:val="DefaultParagraphFont"/>
    <w:link w:val="ListParagraph"/>
    <w:uiPriority w:val="34"/>
    <w:rsid w:val="008845EF"/>
    <w:rPr>
      <w:lang w:eastAsia="ko-KR"/>
    </w:rPr>
  </w:style>
  <w:style w:type="paragraph" w:styleId="Title">
    <w:name w:val="Title"/>
    <w:basedOn w:val="Normal"/>
    <w:next w:val="Normal"/>
    <w:link w:val="TitleChar"/>
    <w:qFormat/>
    <w:rsid w:val="008845E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lang w:eastAsia="ko-KR"/>
    </w:rPr>
  </w:style>
  <w:style w:type="character" w:customStyle="1" w:styleId="TitleChar">
    <w:name w:val="Title Char"/>
    <w:basedOn w:val="DefaultParagraphFont"/>
    <w:link w:val="Title"/>
    <w:rsid w:val="008845EF"/>
    <w:rPr>
      <w:rFonts w:asciiTheme="majorHAnsi" w:eastAsiaTheme="majorEastAsia" w:hAnsiTheme="majorHAnsi" w:cstheme="majorBidi"/>
      <w:color w:val="17365D" w:themeColor="text2" w:themeShade="BF"/>
      <w:spacing w:val="5"/>
      <w:kern w:val="28"/>
      <w:sz w:val="52"/>
      <w:szCs w:val="52"/>
      <w:lang w:eastAsia="ko-KR"/>
    </w:rPr>
  </w:style>
  <w:style w:type="paragraph" w:customStyle="1" w:styleId="a">
    <w:name w:val=".."/>
    <w:basedOn w:val="Normal"/>
    <w:next w:val="Normal"/>
    <w:rsid w:val="000D12C8"/>
    <w:pPr>
      <w:autoSpaceDE w:val="0"/>
      <w:autoSpaceDN w:val="0"/>
      <w:adjustRightInd w:val="0"/>
    </w:pPr>
    <w:rPr>
      <w:rFonts w:ascii="Arial" w:eastAsia="Batang" w:hAnsi="Arial" w:cs="Times New Roman"/>
      <w:sz w:val="24"/>
      <w:szCs w:val="24"/>
      <w:lang w:eastAsia="ko-KR"/>
    </w:rPr>
  </w:style>
  <w:style w:type="character" w:styleId="Strong">
    <w:name w:val="Strong"/>
    <w:basedOn w:val="DefaultParagraphFont"/>
    <w:qFormat/>
    <w:rsid w:val="008845EF"/>
    <w:rPr>
      <w:b/>
      <w:bCs/>
    </w:rPr>
  </w:style>
  <w:style w:type="character" w:customStyle="1" w:styleId="apple-style-span">
    <w:name w:val="apple-style-span"/>
    <w:basedOn w:val="DefaultParagraphFont"/>
    <w:uiPriority w:val="99"/>
    <w:rsid w:val="00F75BDE"/>
    <w:rPr>
      <w:rFonts w:cs="Times New Roman"/>
    </w:rPr>
  </w:style>
  <w:style w:type="paragraph" w:styleId="HTMLPreformatted">
    <w:name w:val="HTML Preformatted"/>
    <w:basedOn w:val="Normal"/>
    <w:link w:val="HTMLPreformattedChar"/>
    <w:uiPriority w:val="99"/>
    <w:rsid w:val="00F75B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GulimChe" w:eastAsia="GulimChe" w:hAnsi="GulimChe" w:cs="GulimChe"/>
      <w:sz w:val="24"/>
      <w:szCs w:val="24"/>
      <w:lang w:eastAsia="ko-KR"/>
    </w:rPr>
  </w:style>
  <w:style w:type="character" w:customStyle="1" w:styleId="HTMLPreformattedChar">
    <w:name w:val="HTML Preformatted Char"/>
    <w:basedOn w:val="DefaultParagraphFont"/>
    <w:link w:val="HTMLPreformatted"/>
    <w:uiPriority w:val="99"/>
    <w:rsid w:val="00F75BDE"/>
    <w:rPr>
      <w:rFonts w:ascii="GulimChe" w:eastAsia="GulimChe" w:hAnsi="GulimChe" w:cs="GulimChe"/>
      <w:sz w:val="24"/>
      <w:szCs w:val="24"/>
      <w:lang w:eastAsia="ko-KR"/>
    </w:rPr>
  </w:style>
  <w:style w:type="paragraph" w:styleId="NormalWeb">
    <w:name w:val="Normal (Web)"/>
    <w:basedOn w:val="Normal"/>
    <w:uiPriority w:val="99"/>
    <w:semiHidden/>
    <w:rsid w:val="00F75BDE"/>
    <w:pPr>
      <w:spacing w:before="100" w:beforeAutospacing="1" w:after="100" w:afterAutospacing="1"/>
    </w:pPr>
    <w:rPr>
      <w:rFonts w:ascii="Gulim" w:eastAsia="Gulim" w:hAnsi="Gulim" w:cs="Gulim"/>
      <w:color w:val="000000"/>
      <w:sz w:val="24"/>
      <w:szCs w:val="24"/>
      <w:lang w:eastAsia="ko-KR"/>
    </w:rPr>
  </w:style>
  <w:style w:type="paragraph" w:customStyle="1" w:styleId="1-cjk">
    <w:name w:val="본문형식1-cjk"/>
    <w:basedOn w:val="Normal"/>
    <w:uiPriority w:val="99"/>
    <w:rsid w:val="00F75BDE"/>
    <w:pPr>
      <w:spacing w:before="100" w:line="312" w:lineRule="auto"/>
      <w:ind w:left="113" w:firstLine="170"/>
      <w:jc w:val="both"/>
    </w:pPr>
    <w:rPr>
      <w:rFonts w:ascii="Batang" w:eastAsia="Malgun Gothic" w:hAnsi="Batang" w:cs="Gulim"/>
      <w:sz w:val="20"/>
      <w:szCs w:val="20"/>
      <w:lang w:eastAsia="ar-SA"/>
    </w:rPr>
  </w:style>
  <w:style w:type="paragraph" w:styleId="Caption">
    <w:name w:val="caption"/>
    <w:basedOn w:val="Normal"/>
    <w:next w:val="Normal"/>
    <w:unhideWhenUsed/>
    <w:qFormat/>
    <w:rsid w:val="008845EF"/>
    <w:rPr>
      <w:rFonts w:ascii="Calibri" w:hAnsi="Calibri" w:cs="Times New Roman"/>
      <w:b/>
      <w:bCs/>
      <w:sz w:val="20"/>
      <w:szCs w:val="20"/>
    </w:rPr>
  </w:style>
  <w:style w:type="paragraph" w:customStyle="1" w:styleId="IriHeading2">
    <w:name w:val="IriHeading 2"/>
    <w:basedOn w:val="Heading2"/>
    <w:link w:val="IriHeading2Char"/>
    <w:qFormat/>
    <w:rsid w:val="008845EF"/>
    <w:rPr>
      <w:rFonts w:ascii="Calibri" w:hAnsi="Calibri" w:cs="Times New Roman"/>
      <w:color w:val="000000"/>
    </w:rPr>
  </w:style>
  <w:style w:type="character" w:customStyle="1" w:styleId="IriHeading2Char">
    <w:name w:val="IriHeading 2 Char"/>
    <w:basedOn w:val="Heading2Char"/>
    <w:link w:val="IriHeading2"/>
    <w:rsid w:val="008845EF"/>
    <w:rPr>
      <w:rFonts w:ascii="Calibri" w:eastAsiaTheme="majorEastAsia" w:hAnsi="Calibri" w:cs="Times New Roman"/>
      <w:b/>
      <w:bCs/>
      <w:i/>
      <w:color w:val="000000"/>
      <w:sz w:val="28"/>
      <w:szCs w:val="26"/>
    </w:rPr>
  </w:style>
  <w:style w:type="paragraph" w:customStyle="1" w:styleId="Style1">
    <w:name w:val="Style1"/>
    <w:basedOn w:val="Heading3"/>
    <w:link w:val="Style1Char"/>
    <w:qFormat/>
    <w:rsid w:val="008845EF"/>
    <w:rPr>
      <w:i/>
      <w:iCs/>
    </w:rPr>
  </w:style>
  <w:style w:type="character" w:customStyle="1" w:styleId="Style1Char">
    <w:name w:val="Style1 Char"/>
    <w:basedOn w:val="Heading3Char"/>
    <w:link w:val="Style1"/>
    <w:rsid w:val="008845EF"/>
    <w:rPr>
      <w:rFonts w:asciiTheme="majorHAnsi" w:eastAsiaTheme="majorEastAsia" w:hAnsiTheme="majorHAnsi" w:cstheme="majorBidi"/>
      <w:b/>
      <w:bCs/>
      <w:i/>
      <w:iCs/>
      <w:color w:val="4F81BD" w:themeColor="accent1"/>
    </w:rPr>
  </w:style>
  <w:style w:type="character" w:customStyle="1" w:styleId="EndnoteTextChar">
    <w:name w:val="Endnote Text Char"/>
    <w:basedOn w:val="DefaultParagraphFont"/>
    <w:link w:val="EndnoteText"/>
    <w:uiPriority w:val="99"/>
    <w:semiHidden/>
    <w:rsid w:val="00FD1920"/>
    <w:rPr>
      <w:rFonts w:ascii="Calibri" w:hAnsi="Calibri" w:cs="Times New Roman"/>
      <w:sz w:val="20"/>
      <w:szCs w:val="20"/>
    </w:rPr>
  </w:style>
  <w:style w:type="paragraph" w:styleId="EndnoteText">
    <w:name w:val="endnote text"/>
    <w:basedOn w:val="Normal"/>
    <w:link w:val="EndnoteTextChar"/>
    <w:uiPriority w:val="99"/>
    <w:semiHidden/>
    <w:unhideWhenUsed/>
    <w:rsid w:val="00FD1920"/>
    <w:rPr>
      <w:rFonts w:ascii="Calibri" w:hAnsi="Calibri" w:cs="Times New Roman"/>
      <w:sz w:val="20"/>
      <w:szCs w:val="20"/>
    </w:rPr>
  </w:style>
  <w:style w:type="numbering" w:customStyle="1" w:styleId="18">
    <w:name w:val="스타일18"/>
    <w:uiPriority w:val="99"/>
    <w:rsid w:val="007C6AF5"/>
    <w:pPr>
      <w:numPr>
        <w:numId w:val="9"/>
      </w:numPr>
    </w:pPr>
  </w:style>
  <w:style w:type="table" w:styleId="LightList-Accent2">
    <w:name w:val="Light List Accent 2"/>
    <w:basedOn w:val="TableNormal"/>
    <w:uiPriority w:val="61"/>
    <w:rsid w:val="00923E00"/>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MediumGrid1-Accent2">
    <w:name w:val="Medium Grid 1 Accent 2"/>
    <w:basedOn w:val="TableNormal"/>
    <w:uiPriority w:val="67"/>
    <w:rsid w:val="00923E00"/>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3-Accent2">
    <w:name w:val="Medium Grid 3 Accent 2"/>
    <w:basedOn w:val="TableNormal"/>
    <w:uiPriority w:val="69"/>
    <w:rsid w:val="00923E0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character" w:styleId="CommentReference">
    <w:name w:val="annotation reference"/>
    <w:basedOn w:val="DefaultParagraphFont"/>
    <w:uiPriority w:val="99"/>
    <w:semiHidden/>
    <w:unhideWhenUsed/>
    <w:rsid w:val="009F45C1"/>
    <w:rPr>
      <w:sz w:val="16"/>
      <w:szCs w:val="16"/>
    </w:rPr>
  </w:style>
  <w:style w:type="paragraph" w:styleId="CommentText">
    <w:name w:val="annotation text"/>
    <w:basedOn w:val="Normal"/>
    <w:link w:val="CommentTextChar"/>
    <w:uiPriority w:val="99"/>
    <w:semiHidden/>
    <w:unhideWhenUsed/>
    <w:rsid w:val="009F45C1"/>
    <w:rPr>
      <w:sz w:val="20"/>
      <w:szCs w:val="20"/>
    </w:rPr>
  </w:style>
  <w:style w:type="character" w:customStyle="1" w:styleId="CommentTextChar">
    <w:name w:val="Comment Text Char"/>
    <w:basedOn w:val="DefaultParagraphFont"/>
    <w:link w:val="CommentText"/>
    <w:uiPriority w:val="99"/>
    <w:semiHidden/>
    <w:rsid w:val="009F45C1"/>
    <w:rPr>
      <w:sz w:val="20"/>
      <w:szCs w:val="20"/>
    </w:rPr>
  </w:style>
  <w:style w:type="paragraph" w:styleId="CommentSubject">
    <w:name w:val="annotation subject"/>
    <w:basedOn w:val="CommentText"/>
    <w:next w:val="CommentText"/>
    <w:link w:val="CommentSubjectChar"/>
    <w:uiPriority w:val="99"/>
    <w:semiHidden/>
    <w:unhideWhenUsed/>
    <w:rsid w:val="009F45C1"/>
    <w:rPr>
      <w:b/>
      <w:bCs/>
    </w:rPr>
  </w:style>
  <w:style w:type="character" w:customStyle="1" w:styleId="CommentSubjectChar">
    <w:name w:val="Comment Subject Char"/>
    <w:basedOn w:val="CommentTextChar"/>
    <w:link w:val="CommentSubject"/>
    <w:uiPriority w:val="99"/>
    <w:semiHidden/>
    <w:rsid w:val="009F45C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650560">
      <w:bodyDiv w:val="1"/>
      <w:marLeft w:val="0"/>
      <w:marRight w:val="0"/>
      <w:marTop w:val="0"/>
      <w:marBottom w:val="0"/>
      <w:divBdr>
        <w:top w:val="none" w:sz="0" w:space="0" w:color="auto"/>
        <w:left w:val="none" w:sz="0" w:space="0" w:color="auto"/>
        <w:bottom w:val="none" w:sz="0" w:space="0" w:color="auto"/>
        <w:right w:val="none" w:sz="0" w:space="0" w:color="auto"/>
      </w:divBdr>
    </w:div>
    <w:div w:id="200674491">
      <w:bodyDiv w:val="1"/>
      <w:marLeft w:val="0"/>
      <w:marRight w:val="0"/>
      <w:marTop w:val="0"/>
      <w:marBottom w:val="0"/>
      <w:divBdr>
        <w:top w:val="none" w:sz="0" w:space="0" w:color="auto"/>
        <w:left w:val="none" w:sz="0" w:space="0" w:color="auto"/>
        <w:bottom w:val="none" w:sz="0" w:space="0" w:color="auto"/>
        <w:right w:val="none" w:sz="0" w:space="0" w:color="auto"/>
      </w:divBdr>
    </w:div>
    <w:div w:id="294991197">
      <w:bodyDiv w:val="1"/>
      <w:marLeft w:val="0"/>
      <w:marRight w:val="0"/>
      <w:marTop w:val="0"/>
      <w:marBottom w:val="0"/>
      <w:divBdr>
        <w:top w:val="none" w:sz="0" w:space="0" w:color="auto"/>
        <w:left w:val="none" w:sz="0" w:space="0" w:color="auto"/>
        <w:bottom w:val="none" w:sz="0" w:space="0" w:color="auto"/>
        <w:right w:val="none" w:sz="0" w:space="0" w:color="auto"/>
      </w:divBdr>
    </w:div>
    <w:div w:id="509636417">
      <w:bodyDiv w:val="1"/>
      <w:marLeft w:val="0"/>
      <w:marRight w:val="0"/>
      <w:marTop w:val="0"/>
      <w:marBottom w:val="0"/>
      <w:divBdr>
        <w:top w:val="none" w:sz="0" w:space="0" w:color="auto"/>
        <w:left w:val="none" w:sz="0" w:space="0" w:color="auto"/>
        <w:bottom w:val="none" w:sz="0" w:space="0" w:color="auto"/>
        <w:right w:val="none" w:sz="0" w:space="0" w:color="auto"/>
      </w:divBdr>
    </w:div>
    <w:div w:id="701325784">
      <w:bodyDiv w:val="1"/>
      <w:marLeft w:val="0"/>
      <w:marRight w:val="0"/>
      <w:marTop w:val="0"/>
      <w:marBottom w:val="0"/>
      <w:divBdr>
        <w:top w:val="none" w:sz="0" w:space="0" w:color="auto"/>
        <w:left w:val="none" w:sz="0" w:space="0" w:color="auto"/>
        <w:bottom w:val="none" w:sz="0" w:space="0" w:color="auto"/>
        <w:right w:val="none" w:sz="0" w:space="0" w:color="auto"/>
      </w:divBdr>
    </w:div>
    <w:div w:id="849418542">
      <w:bodyDiv w:val="1"/>
      <w:marLeft w:val="0"/>
      <w:marRight w:val="0"/>
      <w:marTop w:val="0"/>
      <w:marBottom w:val="0"/>
      <w:divBdr>
        <w:top w:val="none" w:sz="0" w:space="0" w:color="auto"/>
        <w:left w:val="none" w:sz="0" w:space="0" w:color="auto"/>
        <w:bottom w:val="none" w:sz="0" w:space="0" w:color="auto"/>
        <w:right w:val="none" w:sz="0" w:space="0" w:color="auto"/>
      </w:divBdr>
    </w:div>
    <w:div w:id="1063333228">
      <w:bodyDiv w:val="1"/>
      <w:marLeft w:val="0"/>
      <w:marRight w:val="0"/>
      <w:marTop w:val="0"/>
      <w:marBottom w:val="0"/>
      <w:divBdr>
        <w:top w:val="none" w:sz="0" w:space="0" w:color="auto"/>
        <w:left w:val="none" w:sz="0" w:space="0" w:color="auto"/>
        <w:bottom w:val="none" w:sz="0" w:space="0" w:color="auto"/>
        <w:right w:val="none" w:sz="0" w:space="0" w:color="auto"/>
      </w:divBdr>
    </w:div>
    <w:div w:id="1312178372">
      <w:bodyDiv w:val="1"/>
      <w:marLeft w:val="0"/>
      <w:marRight w:val="0"/>
      <w:marTop w:val="0"/>
      <w:marBottom w:val="0"/>
      <w:divBdr>
        <w:top w:val="none" w:sz="0" w:space="0" w:color="auto"/>
        <w:left w:val="none" w:sz="0" w:space="0" w:color="auto"/>
        <w:bottom w:val="none" w:sz="0" w:space="0" w:color="auto"/>
        <w:right w:val="none" w:sz="0" w:space="0" w:color="auto"/>
      </w:divBdr>
    </w:div>
    <w:div w:id="1392651562">
      <w:bodyDiv w:val="1"/>
      <w:marLeft w:val="0"/>
      <w:marRight w:val="0"/>
      <w:marTop w:val="0"/>
      <w:marBottom w:val="0"/>
      <w:divBdr>
        <w:top w:val="none" w:sz="0" w:space="0" w:color="auto"/>
        <w:left w:val="none" w:sz="0" w:space="0" w:color="auto"/>
        <w:bottom w:val="none" w:sz="0" w:space="0" w:color="auto"/>
        <w:right w:val="none" w:sz="0" w:space="0" w:color="auto"/>
      </w:divBdr>
    </w:div>
    <w:div w:id="1464956798">
      <w:bodyDiv w:val="1"/>
      <w:marLeft w:val="0"/>
      <w:marRight w:val="0"/>
      <w:marTop w:val="0"/>
      <w:marBottom w:val="0"/>
      <w:divBdr>
        <w:top w:val="none" w:sz="0" w:space="0" w:color="auto"/>
        <w:left w:val="none" w:sz="0" w:space="0" w:color="auto"/>
        <w:bottom w:val="none" w:sz="0" w:space="0" w:color="auto"/>
        <w:right w:val="none" w:sz="0" w:space="0" w:color="auto"/>
      </w:divBdr>
      <w:divsChild>
        <w:div w:id="1096482891">
          <w:marLeft w:val="0"/>
          <w:marRight w:val="0"/>
          <w:marTop w:val="0"/>
          <w:marBottom w:val="0"/>
          <w:divBdr>
            <w:top w:val="none" w:sz="0" w:space="0" w:color="auto"/>
            <w:left w:val="none" w:sz="0" w:space="0" w:color="auto"/>
            <w:bottom w:val="none" w:sz="0" w:space="0" w:color="auto"/>
            <w:right w:val="none" w:sz="0" w:space="0" w:color="auto"/>
          </w:divBdr>
          <w:divsChild>
            <w:div w:id="1646542620">
              <w:marLeft w:val="0"/>
              <w:marRight w:val="0"/>
              <w:marTop w:val="0"/>
              <w:marBottom w:val="0"/>
              <w:divBdr>
                <w:top w:val="none" w:sz="0" w:space="0" w:color="auto"/>
                <w:left w:val="none" w:sz="0" w:space="0" w:color="auto"/>
                <w:bottom w:val="none" w:sz="0" w:space="0" w:color="auto"/>
                <w:right w:val="none" w:sz="0" w:space="0" w:color="auto"/>
              </w:divBdr>
              <w:divsChild>
                <w:div w:id="1814176703">
                  <w:marLeft w:val="0"/>
                  <w:marRight w:val="0"/>
                  <w:marTop w:val="0"/>
                  <w:marBottom w:val="0"/>
                  <w:divBdr>
                    <w:top w:val="none" w:sz="0" w:space="0" w:color="auto"/>
                    <w:left w:val="none" w:sz="0" w:space="0" w:color="auto"/>
                    <w:bottom w:val="none" w:sz="0" w:space="0" w:color="auto"/>
                    <w:right w:val="none" w:sz="0" w:space="0" w:color="auto"/>
                  </w:divBdr>
                  <w:divsChild>
                    <w:div w:id="187069267">
                      <w:marLeft w:val="0"/>
                      <w:marRight w:val="0"/>
                      <w:marTop w:val="0"/>
                      <w:marBottom w:val="0"/>
                      <w:divBdr>
                        <w:top w:val="none" w:sz="0" w:space="0" w:color="auto"/>
                        <w:left w:val="none" w:sz="0" w:space="0" w:color="auto"/>
                        <w:bottom w:val="none" w:sz="0" w:space="0" w:color="auto"/>
                        <w:right w:val="none" w:sz="0" w:space="0" w:color="auto"/>
                      </w:divBdr>
                      <w:divsChild>
                        <w:div w:id="27749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8909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0.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9.jpeg"/><Relationship Id="rId31" Type="http://schemas.microsoft.com/office/2011/relationships/people" Target="people.xml"/><Relationship Id="rId4" Type="http://schemas.microsoft.com/office/2007/relationships/stylesWithEffects" Target="stylesWithEffects.xml"/><Relationship Id="rId9" Type="http://schemas.openxmlformats.org/officeDocument/2006/relationships/image" Target="media/image1.jpeg"/><Relationship Id="rId14" Type="http://schemas.microsoft.com/office/2007/relationships/hdphoto" Target="media/hdphoto1.wdp"/><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F0687A-FE30-4F50-97A5-93B3C41B98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1819</TotalTime>
  <Pages>14</Pages>
  <Words>2500</Words>
  <Characters>14250</Characters>
  <Application>Microsoft Office Word</Application>
  <DocSecurity>0</DocSecurity>
  <Lines>118</Lines>
  <Paragraphs>33</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Kelley School of Business</Company>
  <LinksUpToDate>false</LinksUpToDate>
  <CharactersWithSpaces>16717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Tech. Services</dc:creator>
  <cp:lastModifiedBy>ptdung</cp:lastModifiedBy>
  <cp:revision>21</cp:revision>
  <cp:lastPrinted>2021-05-12T01:59:00Z</cp:lastPrinted>
  <dcterms:created xsi:type="dcterms:W3CDTF">2021-05-10T06:51:00Z</dcterms:created>
  <dcterms:modified xsi:type="dcterms:W3CDTF">2024-01-05T08:09:00Z</dcterms:modified>
</cp:coreProperties>
</file>